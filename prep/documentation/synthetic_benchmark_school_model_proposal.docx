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15988" w14:textId="5200553A" w:rsidR="00165BC5" w:rsidRPr="00A51410" w:rsidRDefault="00000000" w:rsidP="00A51410">
      <w:pPr>
        <w:pStyle w:val="Title"/>
        <w:spacing w:before="100" w:beforeAutospacing="1" w:after="100" w:afterAutospacing="1"/>
        <w:contextualSpacing w:val="0"/>
        <w:jc w:val="center"/>
        <w:rPr>
          <w:rFonts w:ascii="Calibri" w:hAnsi="Calibri" w:cs="Calibri"/>
          <w:sz w:val="24"/>
          <w:szCs w:val="24"/>
        </w:rPr>
      </w:pPr>
      <w:r w:rsidRPr="00A51410">
        <w:rPr>
          <w:rFonts w:ascii="Calibri" w:hAnsi="Calibri" w:cs="Calibri"/>
          <w:sz w:val="24"/>
          <w:szCs w:val="24"/>
        </w:rPr>
        <w:t>Synthetic Benchmark School Model</w:t>
      </w:r>
      <w:r w:rsidR="00A44927" w:rsidRPr="00A51410">
        <w:rPr>
          <w:rFonts w:ascii="Calibri" w:hAnsi="Calibri" w:cs="Calibri"/>
          <w:sz w:val="24"/>
          <w:szCs w:val="24"/>
        </w:rPr>
        <w:t xml:space="preserve"> </w:t>
      </w:r>
      <w:r w:rsidRPr="00A51410">
        <w:rPr>
          <w:rFonts w:ascii="Calibri" w:hAnsi="Calibri" w:cs="Calibri"/>
          <w:sz w:val="24"/>
          <w:szCs w:val="24"/>
        </w:rPr>
        <w:t>Shiny Application Proposal</w:t>
      </w:r>
    </w:p>
    <w:tbl>
      <w:tblPr>
        <w:tblW w:w="0" w:type="auto"/>
        <w:jc w:val="center"/>
        <w:tblBorders>
          <w:top w:val="single" w:sz="6" w:space="0" w:color="C7D5E2"/>
          <w:left w:val="single" w:sz="6" w:space="0" w:color="C7D5E2"/>
          <w:bottom w:val="single" w:sz="6" w:space="0" w:color="C7D5E2"/>
          <w:right w:val="single" w:sz="6" w:space="0" w:color="C7D5E2"/>
          <w:insideH w:val="single" w:sz="6" w:space="0" w:color="C7D5E2"/>
          <w:insideV w:val="single" w:sz="6" w:space="0" w:color="C7D5E2"/>
        </w:tblBorders>
        <w:tblLayout w:type="fixed"/>
        <w:tblLook w:val="04A0" w:firstRow="1" w:lastRow="0" w:firstColumn="1" w:lastColumn="0" w:noHBand="0" w:noVBand="1"/>
      </w:tblPr>
      <w:tblGrid>
        <w:gridCol w:w="4320"/>
        <w:gridCol w:w="4320"/>
      </w:tblGrid>
      <w:tr w:rsidR="00D349C4" w:rsidRPr="00A51410" w14:paraId="6467BF87" w14:textId="77777777" w:rsidTr="00DB063A">
        <w:trPr>
          <w:jc w:val="center"/>
        </w:trPr>
        <w:tc>
          <w:tcPr>
            <w:tcW w:w="4320" w:type="dxa"/>
            <w:shd w:val="clear" w:color="auto" w:fill="FFF7EA"/>
            <w:vAlign w:val="center"/>
          </w:tcPr>
          <w:p w14:paraId="45B9E7BB" w14:textId="0DB1A193" w:rsidR="00D349C4" w:rsidRPr="008B37E3" w:rsidRDefault="00D349C4" w:rsidP="00A51410">
            <w:pPr>
              <w:spacing w:before="100" w:beforeAutospacing="1" w:after="100" w:afterAutospacing="1" w:line="240" w:lineRule="auto"/>
              <w:rPr>
                <w:rFonts w:ascii="Calibri" w:hAnsi="Calibri" w:cs="Calibri"/>
                <w:b/>
                <w:sz w:val="24"/>
                <w:szCs w:val="24"/>
              </w:rPr>
            </w:pPr>
            <w:r w:rsidRPr="008B37E3">
              <w:rPr>
                <w:rFonts w:ascii="Calibri" w:hAnsi="Calibri" w:cs="Calibri"/>
                <w:b/>
                <w:sz w:val="24"/>
                <w:szCs w:val="24"/>
              </w:rPr>
              <w:t>Office</w:t>
            </w:r>
          </w:p>
        </w:tc>
        <w:tc>
          <w:tcPr>
            <w:tcW w:w="4320" w:type="dxa"/>
            <w:shd w:val="clear" w:color="auto" w:fill="FBFCFE"/>
            <w:vAlign w:val="center"/>
          </w:tcPr>
          <w:p w14:paraId="07FBDD5C" w14:textId="72903AA6" w:rsidR="00D349C4" w:rsidRPr="008B37E3" w:rsidRDefault="00D349C4" w:rsidP="00A51410">
            <w:pPr>
              <w:spacing w:before="100" w:beforeAutospacing="1" w:after="100" w:afterAutospacing="1" w:line="240" w:lineRule="auto"/>
              <w:rPr>
                <w:rFonts w:ascii="Calibri" w:hAnsi="Calibri" w:cs="Calibri"/>
                <w:sz w:val="24"/>
                <w:szCs w:val="24"/>
              </w:rPr>
            </w:pPr>
            <w:r w:rsidRPr="008B37E3">
              <w:rPr>
                <w:rFonts w:ascii="Calibri" w:hAnsi="Calibri" w:cs="Calibri"/>
                <w:sz w:val="24"/>
                <w:szCs w:val="24"/>
              </w:rPr>
              <w:t>DDOE Analytics</w:t>
            </w:r>
          </w:p>
        </w:tc>
      </w:tr>
      <w:tr w:rsidR="00165BC5" w:rsidRPr="00A51410" w14:paraId="500A2C25" w14:textId="77777777" w:rsidTr="00DB063A">
        <w:trPr>
          <w:jc w:val="center"/>
        </w:trPr>
        <w:tc>
          <w:tcPr>
            <w:tcW w:w="4320" w:type="dxa"/>
            <w:shd w:val="clear" w:color="auto" w:fill="FFF7EA"/>
            <w:vAlign w:val="center"/>
          </w:tcPr>
          <w:p w14:paraId="21F4835C" w14:textId="67A6A509" w:rsidR="00165BC5" w:rsidRPr="008B37E3" w:rsidRDefault="00000000" w:rsidP="00A51410">
            <w:pPr>
              <w:spacing w:before="100" w:beforeAutospacing="1" w:after="100" w:afterAutospacing="1" w:line="240" w:lineRule="auto"/>
              <w:rPr>
                <w:rFonts w:ascii="Calibri" w:hAnsi="Calibri" w:cs="Calibri"/>
                <w:sz w:val="24"/>
                <w:szCs w:val="24"/>
              </w:rPr>
            </w:pPr>
            <w:r w:rsidRPr="008B37E3">
              <w:rPr>
                <w:rFonts w:ascii="Calibri" w:hAnsi="Calibri" w:cs="Calibri"/>
                <w:b/>
                <w:sz w:val="24"/>
                <w:szCs w:val="24"/>
              </w:rPr>
              <w:t xml:space="preserve">Prepared </w:t>
            </w:r>
            <w:r w:rsidR="00DB063A" w:rsidRPr="008B37E3">
              <w:rPr>
                <w:rFonts w:ascii="Calibri" w:hAnsi="Calibri" w:cs="Calibri"/>
                <w:b/>
                <w:sz w:val="24"/>
                <w:szCs w:val="24"/>
              </w:rPr>
              <w:t>by</w:t>
            </w:r>
          </w:p>
        </w:tc>
        <w:tc>
          <w:tcPr>
            <w:tcW w:w="4320" w:type="dxa"/>
            <w:shd w:val="clear" w:color="auto" w:fill="FBFCFE"/>
            <w:vAlign w:val="center"/>
          </w:tcPr>
          <w:p w14:paraId="3C6028CE" w14:textId="36BF813C" w:rsidR="00165BC5" w:rsidRPr="008B37E3" w:rsidRDefault="00DB063A" w:rsidP="00A51410">
            <w:pPr>
              <w:spacing w:before="100" w:beforeAutospacing="1" w:after="100" w:afterAutospacing="1" w:line="240" w:lineRule="auto"/>
              <w:rPr>
                <w:rFonts w:ascii="Calibri" w:hAnsi="Calibri" w:cs="Calibri"/>
                <w:sz w:val="24"/>
                <w:szCs w:val="24"/>
              </w:rPr>
            </w:pPr>
            <w:r w:rsidRPr="008B37E3">
              <w:rPr>
                <w:rFonts w:ascii="Calibri" w:hAnsi="Calibri" w:cs="Calibri"/>
                <w:sz w:val="24"/>
                <w:szCs w:val="24"/>
              </w:rPr>
              <w:t>Matt Faiello, PhD</w:t>
            </w:r>
          </w:p>
        </w:tc>
      </w:tr>
      <w:tr w:rsidR="00D349C4" w:rsidRPr="00A51410" w14:paraId="431720CC" w14:textId="77777777" w:rsidTr="00DB063A">
        <w:trPr>
          <w:jc w:val="center"/>
        </w:trPr>
        <w:tc>
          <w:tcPr>
            <w:tcW w:w="4320" w:type="dxa"/>
            <w:shd w:val="clear" w:color="auto" w:fill="FFF7EA"/>
            <w:vAlign w:val="center"/>
          </w:tcPr>
          <w:p w14:paraId="75AFE1BF" w14:textId="16B2FEF0" w:rsidR="00D349C4" w:rsidRPr="008B37E3" w:rsidRDefault="00D349C4" w:rsidP="00A51410">
            <w:pPr>
              <w:spacing w:before="100" w:beforeAutospacing="1" w:after="100" w:afterAutospacing="1" w:line="240" w:lineRule="auto"/>
              <w:rPr>
                <w:rFonts w:ascii="Calibri" w:hAnsi="Calibri" w:cs="Calibri"/>
                <w:b/>
                <w:sz w:val="24"/>
                <w:szCs w:val="24"/>
              </w:rPr>
            </w:pPr>
            <w:r w:rsidRPr="008B37E3">
              <w:rPr>
                <w:rFonts w:ascii="Calibri" w:hAnsi="Calibri" w:cs="Calibri"/>
                <w:b/>
                <w:sz w:val="24"/>
                <w:szCs w:val="24"/>
              </w:rPr>
              <w:t>Date</w:t>
            </w:r>
          </w:p>
        </w:tc>
        <w:tc>
          <w:tcPr>
            <w:tcW w:w="4320" w:type="dxa"/>
            <w:shd w:val="clear" w:color="auto" w:fill="FBFCFE"/>
            <w:vAlign w:val="center"/>
          </w:tcPr>
          <w:p w14:paraId="777448BB" w14:textId="57C91EE9" w:rsidR="00D349C4" w:rsidRPr="008B37E3" w:rsidRDefault="00D349C4" w:rsidP="00A51410">
            <w:pPr>
              <w:spacing w:before="100" w:beforeAutospacing="1" w:after="100" w:afterAutospacing="1" w:line="240" w:lineRule="auto"/>
              <w:rPr>
                <w:rFonts w:ascii="Calibri" w:hAnsi="Calibri" w:cs="Calibri"/>
                <w:sz w:val="24"/>
                <w:szCs w:val="24"/>
              </w:rPr>
            </w:pPr>
            <w:r w:rsidRPr="008B37E3">
              <w:rPr>
                <w:rFonts w:ascii="Calibri" w:hAnsi="Calibri" w:cs="Calibri"/>
                <w:sz w:val="24"/>
                <w:szCs w:val="24"/>
              </w:rPr>
              <w:t>03/27/2026</w:t>
            </w:r>
          </w:p>
        </w:tc>
      </w:tr>
    </w:tbl>
    <w:p w14:paraId="637B44CC" w14:textId="77777777" w:rsidR="00165BC5" w:rsidRPr="00A51410" w:rsidRDefault="00000000" w:rsidP="00A51410">
      <w:pPr>
        <w:pStyle w:val="Heading1"/>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Purpose</w:t>
      </w:r>
    </w:p>
    <w:p w14:paraId="0B0B3ED3" w14:textId="06B0DDC7" w:rsidR="00165BC5" w:rsidRPr="00A51410" w:rsidRDefault="00000000" w:rsidP="00A51410">
      <w:pPr>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 xml:space="preserve">This proposal recommends developing an interactive Shiny application to operationalize the </w:t>
      </w:r>
      <w:r w:rsidR="003D0ADB" w:rsidRPr="00A51410">
        <w:rPr>
          <w:rFonts w:ascii="Calibri" w:hAnsi="Calibri" w:cs="Calibri"/>
          <w:sz w:val="24"/>
          <w:szCs w:val="24"/>
        </w:rPr>
        <w:t>proposed</w:t>
      </w:r>
      <w:r w:rsidRPr="00A51410">
        <w:rPr>
          <w:rFonts w:ascii="Calibri" w:hAnsi="Calibri" w:cs="Calibri"/>
          <w:sz w:val="24"/>
          <w:szCs w:val="24"/>
        </w:rPr>
        <w:t xml:space="preserve"> Synthetic Benchmark School Model as a structured, user-facing tool. The goal is to make an advanced benchmarking workflow usable in a no-code environment. Instead of requiring users to work directly in </w:t>
      </w:r>
      <w:r w:rsidR="003D0ADB" w:rsidRPr="00A51410">
        <w:rPr>
          <w:rFonts w:ascii="Calibri" w:hAnsi="Calibri" w:cs="Calibri"/>
          <w:sz w:val="24"/>
          <w:szCs w:val="24"/>
        </w:rPr>
        <w:t>code</w:t>
      </w:r>
      <w:r w:rsidRPr="00A51410">
        <w:rPr>
          <w:rFonts w:ascii="Calibri" w:hAnsi="Calibri" w:cs="Calibri"/>
          <w:sz w:val="24"/>
          <w:szCs w:val="24"/>
        </w:rPr>
        <w:t>, the application would allow them to define a benchmark, run the model, and interpret results through a guided interface with built-in guardrails.</w:t>
      </w:r>
    </w:p>
    <w:p w14:paraId="4975C9AB" w14:textId="6B0E30EC" w:rsidR="00165BC5" w:rsidRPr="00A51410" w:rsidRDefault="00000000" w:rsidP="00A51410">
      <w:pPr>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The value of the proposed application</w:t>
      </w:r>
      <w:r w:rsidR="00446171" w:rsidRPr="00A51410">
        <w:rPr>
          <w:rFonts w:ascii="Calibri" w:hAnsi="Calibri" w:cs="Calibri"/>
          <w:sz w:val="24"/>
          <w:szCs w:val="24"/>
        </w:rPr>
        <w:t xml:space="preserve"> is that </w:t>
      </w:r>
      <w:r w:rsidRPr="00A51410">
        <w:rPr>
          <w:rFonts w:ascii="Calibri" w:hAnsi="Calibri" w:cs="Calibri"/>
          <w:sz w:val="24"/>
          <w:szCs w:val="24"/>
        </w:rPr>
        <w:t>it would make a</w:t>
      </w:r>
      <w:r w:rsidR="0087281A" w:rsidRPr="00A51410">
        <w:rPr>
          <w:rFonts w:ascii="Calibri" w:hAnsi="Calibri" w:cs="Calibri"/>
          <w:sz w:val="24"/>
          <w:szCs w:val="24"/>
        </w:rPr>
        <w:t>n</w:t>
      </w:r>
      <w:r w:rsidRPr="00A51410">
        <w:rPr>
          <w:rFonts w:ascii="Calibri" w:hAnsi="Calibri" w:cs="Calibri"/>
          <w:sz w:val="24"/>
          <w:szCs w:val="24"/>
        </w:rPr>
        <w:t xml:space="preserve"> </w:t>
      </w:r>
      <w:r w:rsidR="0087281A" w:rsidRPr="00A51410">
        <w:rPr>
          <w:rFonts w:ascii="Calibri" w:hAnsi="Calibri" w:cs="Calibri"/>
          <w:sz w:val="24"/>
          <w:szCs w:val="24"/>
        </w:rPr>
        <w:t>advanced</w:t>
      </w:r>
      <w:r w:rsidRPr="00A51410">
        <w:rPr>
          <w:rFonts w:ascii="Calibri" w:hAnsi="Calibri" w:cs="Calibri"/>
          <w:sz w:val="24"/>
          <w:szCs w:val="24"/>
        </w:rPr>
        <w:t xml:space="preserve"> machine learning workflow more accessible, more transparent, and easier to use responsibly. The current proof of concept already demonstrates the method. What is missing is a practical way for users to engage it without having to build, validate, or interpret the workflow on their own.</w:t>
      </w:r>
    </w:p>
    <w:p w14:paraId="46C6749F" w14:textId="77777777" w:rsidR="00165BC5" w:rsidRPr="00A51410" w:rsidRDefault="00000000" w:rsidP="00A51410">
      <w:pPr>
        <w:pStyle w:val="Heading1"/>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Why This Is Needed</w:t>
      </w:r>
    </w:p>
    <w:p w14:paraId="4674C6E3" w14:textId="2BB4B61D" w:rsidR="00165BC5" w:rsidRPr="00A51410" w:rsidRDefault="00000000" w:rsidP="00A51410">
      <w:pPr>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School performance is often discussed through direct comparisons of average test scores. Those comparisons are sometimes useful, but they can also be misleading because they do not account for meaningful differences in school context. The Synthetic Benchmark School Model addresses that problem by estimating an expected score for a school based on a selected set of characteristics, then comparing observed performance to that expected benchmark. That produces a more contextual comparison than raw score comparisons alone.</w:t>
      </w:r>
    </w:p>
    <w:p w14:paraId="08FEC51D" w14:textId="263DD469" w:rsidR="00165BC5" w:rsidRPr="00A51410" w:rsidRDefault="00000000" w:rsidP="00A51410">
      <w:pPr>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 xml:space="preserve">This </w:t>
      </w:r>
      <w:r w:rsidR="000A25B8" w:rsidRPr="00A51410">
        <w:rPr>
          <w:rFonts w:ascii="Calibri" w:hAnsi="Calibri" w:cs="Calibri"/>
          <w:sz w:val="24"/>
          <w:szCs w:val="24"/>
        </w:rPr>
        <w:t>answers the</w:t>
      </w:r>
      <w:r w:rsidRPr="00A51410">
        <w:rPr>
          <w:rFonts w:ascii="Calibri" w:hAnsi="Calibri" w:cs="Calibri"/>
          <w:sz w:val="24"/>
          <w:szCs w:val="24"/>
        </w:rPr>
        <w:t xml:space="preserve"> question, "What score would we expect for a school with this profile, under this benchmark definition?" The proposed application would make that question operational for users in a way that is structured and repeatable.</w:t>
      </w:r>
    </w:p>
    <w:p w14:paraId="30DCAA6D" w14:textId="77777777" w:rsidR="00165BC5" w:rsidRPr="00A51410" w:rsidRDefault="00000000" w:rsidP="00A51410">
      <w:pPr>
        <w:pStyle w:val="Heading1"/>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What the Application Would Do</w:t>
      </w:r>
    </w:p>
    <w:p w14:paraId="627015A8" w14:textId="5FD45BC4" w:rsidR="00165BC5" w:rsidRPr="00A51410" w:rsidRDefault="00000000" w:rsidP="00A51410">
      <w:pPr>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The proposed Shiny application would bring the demonstrated workflow into an interactive, user-facing environment</w:t>
      </w:r>
      <w:r w:rsidR="00B931AC" w:rsidRPr="00A51410">
        <w:rPr>
          <w:rFonts w:ascii="Calibri" w:hAnsi="Calibri" w:cs="Calibri"/>
          <w:sz w:val="24"/>
          <w:szCs w:val="24"/>
        </w:rPr>
        <w:t xml:space="preserve"> that is designed for responsible use and convenience</w:t>
      </w:r>
      <w:r w:rsidRPr="00A51410">
        <w:rPr>
          <w:rFonts w:ascii="Calibri" w:hAnsi="Calibri" w:cs="Calibri"/>
          <w:sz w:val="24"/>
          <w:szCs w:val="24"/>
        </w:rPr>
        <w:t xml:space="preserve">. </w:t>
      </w:r>
      <w:r w:rsidR="00B931AC" w:rsidRPr="00A51410">
        <w:rPr>
          <w:rFonts w:ascii="Calibri" w:hAnsi="Calibri" w:cs="Calibri"/>
          <w:sz w:val="24"/>
          <w:szCs w:val="24"/>
        </w:rPr>
        <w:t xml:space="preserve">It would package it in a way that allows users to interact with a complex analytic process while keeping key modeling choices, validation logic, and interpretive boundaries governed by the established framework. </w:t>
      </w:r>
      <w:r w:rsidRPr="00A51410">
        <w:rPr>
          <w:rFonts w:ascii="Calibri" w:hAnsi="Calibri" w:cs="Calibri"/>
          <w:sz w:val="24"/>
          <w:szCs w:val="24"/>
        </w:rPr>
        <w:t>In practice, users would be able to define the benchmark, run the model, generate an expected score, compare that expected score to a school’s observed performance, and interpret the result within a guided framework.</w:t>
      </w:r>
    </w:p>
    <w:p w14:paraId="00FBB8F5" w14:textId="77777777" w:rsidR="00165BC5" w:rsidRPr="00A51410" w:rsidRDefault="00000000" w:rsidP="00A51410">
      <w:pPr>
        <w:pStyle w:val="Heading1"/>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lastRenderedPageBreak/>
        <w:t>Analytic Framework</w:t>
      </w:r>
    </w:p>
    <w:p w14:paraId="53F34A32" w14:textId="119AB56C" w:rsidR="00165BC5" w:rsidRPr="00A51410" w:rsidRDefault="00000000" w:rsidP="00A51410">
      <w:pPr>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 xml:space="preserve">The model always includes SchoolYear and then adds benchmark groups </w:t>
      </w:r>
      <w:ins w:id="0" w:author="Mayes Amanda" w:date="2026-04-06T10:59:00Z" w16du:dateUtc="2026-04-06T14:59:00Z">
        <w:r w:rsidR="00055CCD">
          <w:rPr>
            <w:rFonts w:ascii="Calibri" w:hAnsi="Calibri" w:cs="Calibri"/>
            <w:sz w:val="24"/>
            <w:szCs w:val="24"/>
          </w:rPr>
          <w:t>as</w:t>
        </w:r>
        <w:r w:rsidR="00055CCD" w:rsidRPr="00A51410">
          <w:rPr>
            <w:rFonts w:ascii="Calibri" w:hAnsi="Calibri" w:cs="Calibri"/>
            <w:sz w:val="24"/>
            <w:szCs w:val="24"/>
          </w:rPr>
          <w:t xml:space="preserve"> </w:t>
        </w:r>
      </w:ins>
      <w:r w:rsidRPr="00A51410">
        <w:rPr>
          <w:rFonts w:ascii="Calibri" w:hAnsi="Calibri" w:cs="Calibri"/>
          <w:sz w:val="24"/>
          <w:szCs w:val="24"/>
        </w:rPr>
        <w:t xml:space="preserve">selected by the user. Those benchmark groups can include characteristics such as county, low income, race, SPED, </w:t>
      </w:r>
      <w:ins w:id="1" w:author="Mayes Amanda" w:date="2026-04-06T10:59:00Z" w16du:dateUtc="2026-04-06T14:59:00Z">
        <w:r w:rsidR="000B55A1">
          <w:rPr>
            <w:rFonts w:ascii="Calibri" w:hAnsi="Calibri" w:cs="Calibri"/>
            <w:sz w:val="24"/>
            <w:szCs w:val="24"/>
          </w:rPr>
          <w:t xml:space="preserve">and </w:t>
        </w:r>
      </w:ins>
      <w:r w:rsidRPr="00A51410">
        <w:rPr>
          <w:rFonts w:ascii="Calibri" w:hAnsi="Calibri" w:cs="Calibri"/>
          <w:sz w:val="24"/>
          <w:szCs w:val="24"/>
        </w:rPr>
        <w:t>ELL. Selected benchmark features are modeled in interaction with school year so that relationships are allowed to vary over time rather than being treated as fixed across years.</w:t>
      </w:r>
    </w:p>
    <w:p w14:paraId="37724D09" w14:textId="77777777" w:rsidR="00165BC5" w:rsidRPr="00A51410" w:rsidRDefault="00000000" w:rsidP="00A51410">
      <w:pPr>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The current workflow uses ridge regression to generate expected scores, applies square-root weighting based on sample size, and evaluates performance using school-grouped cross-validation. For observed schools, the comparison is based on the cross-validated predicted score, not a simple in-sample fit. Performance is then interpreted through the difference between the observed score and the predicted benchmark score. That residual is translated into a practical performance classification such as above expected, near expected, or below expected using a neutral-band threshold.</w:t>
      </w:r>
    </w:p>
    <w:p w14:paraId="6AAAB119" w14:textId="77777777" w:rsidR="00165BC5" w:rsidRPr="00A51410" w:rsidRDefault="00000000" w:rsidP="00A51410">
      <w:pPr>
        <w:pStyle w:val="Heading1"/>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Core Application Components</w:t>
      </w:r>
    </w:p>
    <w:p w14:paraId="7FB570EF" w14:textId="0AC87BD5" w:rsidR="00165BC5" w:rsidRPr="00A51410" w:rsidRDefault="00000000" w:rsidP="00A51410">
      <w:pPr>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The proposed application would include four core components.</w:t>
      </w:r>
      <w:r w:rsidR="00102493" w:rsidRPr="00A51410">
        <w:rPr>
          <w:rFonts w:ascii="Calibri" w:hAnsi="Calibri" w:cs="Calibri"/>
          <w:sz w:val="24"/>
          <w:szCs w:val="24"/>
        </w:rPr>
        <w:t xml:space="preserve"> </w:t>
      </w:r>
      <w:r w:rsidRPr="00A51410">
        <w:rPr>
          <w:rFonts w:ascii="Calibri" w:hAnsi="Calibri" w:cs="Calibri"/>
          <w:sz w:val="24"/>
          <w:szCs w:val="24"/>
        </w:rPr>
        <w:t>Together, these components would create a structured, no-code environment for using an advanced modeling workflow while maintaining transparency, consistency, and methodological discipline.</w:t>
      </w:r>
    </w:p>
    <w:tbl>
      <w:tblPr>
        <w:tblW w:w="8640" w:type="dxa"/>
        <w:jc w:val="center"/>
        <w:tblBorders>
          <w:top w:val="single" w:sz="6" w:space="0" w:color="C7D5E2"/>
          <w:left w:val="single" w:sz="6" w:space="0" w:color="C7D5E2"/>
          <w:bottom w:val="single" w:sz="6" w:space="0" w:color="C7D5E2"/>
          <w:right w:val="single" w:sz="6" w:space="0" w:color="C7D5E2"/>
          <w:insideH w:val="single" w:sz="6" w:space="0" w:color="C7D5E2"/>
          <w:insideV w:val="single" w:sz="6" w:space="0" w:color="C7D5E2"/>
        </w:tblBorders>
        <w:tblLayout w:type="fixed"/>
        <w:tblLook w:val="04A0" w:firstRow="1" w:lastRow="0" w:firstColumn="1" w:lastColumn="0" w:noHBand="0" w:noVBand="1"/>
      </w:tblPr>
      <w:tblGrid>
        <w:gridCol w:w="4320"/>
        <w:gridCol w:w="4320"/>
      </w:tblGrid>
      <w:tr w:rsidR="001525D7" w:rsidRPr="00A51410" w14:paraId="25E678F8" w14:textId="77777777" w:rsidTr="001525D7">
        <w:trPr>
          <w:jc w:val="center"/>
        </w:trPr>
        <w:tc>
          <w:tcPr>
            <w:tcW w:w="4320" w:type="dxa"/>
            <w:shd w:val="clear" w:color="auto" w:fill="194A78"/>
          </w:tcPr>
          <w:p w14:paraId="6EBA76FC" w14:textId="77777777" w:rsidR="00165BC5" w:rsidRPr="00A51410" w:rsidRDefault="00000000" w:rsidP="00A51410">
            <w:pPr>
              <w:spacing w:before="100" w:beforeAutospacing="1" w:after="100" w:afterAutospacing="1" w:line="240" w:lineRule="auto"/>
              <w:rPr>
                <w:rFonts w:ascii="Calibri" w:hAnsi="Calibri" w:cs="Calibri"/>
                <w:sz w:val="24"/>
                <w:szCs w:val="24"/>
              </w:rPr>
            </w:pPr>
            <w:r w:rsidRPr="00A51410">
              <w:rPr>
                <w:rFonts w:ascii="Calibri" w:hAnsi="Calibri" w:cs="Calibri"/>
                <w:b/>
                <w:color w:val="FFFFFF"/>
                <w:sz w:val="24"/>
                <w:szCs w:val="24"/>
              </w:rPr>
              <w:t>Component</w:t>
            </w:r>
          </w:p>
        </w:tc>
        <w:tc>
          <w:tcPr>
            <w:tcW w:w="4320" w:type="dxa"/>
            <w:shd w:val="clear" w:color="auto" w:fill="194A78"/>
          </w:tcPr>
          <w:p w14:paraId="02738CA0" w14:textId="77777777" w:rsidR="00165BC5" w:rsidRPr="00A51410" w:rsidRDefault="00000000" w:rsidP="00A51410">
            <w:pPr>
              <w:spacing w:before="100" w:beforeAutospacing="1" w:after="100" w:afterAutospacing="1" w:line="240" w:lineRule="auto"/>
              <w:rPr>
                <w:rFonts w:ascii="Calibri" w:hAnsi="Calibri" w:cs="Calibri"/>
                <w:sz w:val="24"/>
                <w:szCs w:val="24"/>
              </w:rPr>
            </w:pPr>
            <w:r w:rsidRPr="00A51410">
              <w:rPr>
                <w:rFonts w:ascii="Calibri" w:hAnsi="Calibri" w:cs="Calibri"/>
                <w:b/>
                <w:color w:val="FFFFFF"/>
                <w:sz w:val="24"/>
                <w:szCs w:val="24"/>
              </w:rPr>
              <w:t>Primary function</w:t>
            </w:r>
          </w:p>
        </w:tc>
      </w:tr>
      <w:tr w:rsidR="001525D7" w:rsidRPr="00A51410" w14:paraId="786126E3" w14:textId="77777777" w:rsidTr="001525D7">
        <w:trPr>
          <w:jc w:val="center"/>
        </w:trPr>
        <w:tc>
          <w:tcPr>
            <w:tcW w:w="4320" w:type="dxa"/>
            <w:shd w:val="clear" w:color="auto" w:fill="FFF7EA"/>
            <w:vAlign w:val="center"/>
          </w:tcPr>
          <w:p w14:paraId="15BB8755" w14:textId="77777777" w:rsidR="00165BC5" w:rsidRPr="008B37E3" w:rsidRDefault="00000000" w:rsidP="00A51410">
            <w:pPr>
              <w:spacing w:before="100" w:beforeAutospacing="1" w:after="100" w:afterAutospacing="1" w:line="240" w:lineRule="auto"/>
              <w:rPr>
                <w:rFonts w:ascii="Calibri" w:hAnsi="Calibri" w:cs="Calibri"/>
                <w:sz w:val="24"/>
                <w:szCs w:val="24"/>
              </w:rPr>
            </w:pPr>
            <w:r w:rsidRPr="008B37E3">
              <w:rPr>
                <w:rFonts w:ascii="Calibri" w:hAnsi="Calibri" w:cs="Calibri"/>
                <w:b/>
                <w:sz w:val="24"/>
                <w:szCs w:val="24"/>
              </w:rPr>
              <w:t>Benchmark definition</w:t>
            </w:r>
          </w:p>
        </w:tc>
        <w:tc>
          <w:tcPr>
            <w:tcW w:w="4320" w:type="dxa"/>
            <w:shd w:val="clear" w:color="auto" w:fill="FBFCFE"/>
            <w:vAlign w:val="center"/>
          </w:tcPr>
          <w:p w14:paraId="56438C10" w14:textId="77777777" w:rsidR="00165BC5" w:rsidRPr="008B37E3" w:rsidRDefault="00000000" w:rsidP="00A51410">
            <w:pPr>
              <w:spacing w:before="100" w:beforeAutospacing="1" w:after="100" w:afterAutospacing="1" w:line="240" w:lineRule="auto"/>
              <w:rPr>
                <w:rFonts w:ascii="Calibri" w:hAnsi="Calibri" w:cs="Calibri"/>
                <w:sz w:val="24"/>
                <w:szCs w:val="24"/>
              </w:rPr>
            </w:pPr>
            <w:r w:rsidRPr="008B37E3">
              <w:rPr>
                <w:rFonts w:ascii="Calibri" w:hAnsi="Calibri" w:cs="Calibri"/>
                <w:sz w:val="24"/>
                <w:szCs w:val="24"/>
              </w:rPr>
              <w:t>Lets users choose which characteristics define the comparison school.</w:t>
            </w:r>
          </w:p>
        </w:tc>
      </w:tr>
      <w:tr w:rsidR="001525D7" w:rsidRPr="00A51410" w14:paraId="1B093C48" w14:textId="77777777" w:rsidTr="001525D7">
        <w:trPr>
          <w:jc w:val="center"/>
        </w:trPr>
        <w:tc>
          <w:tcPr>
            <w:tcW w:w="4320" w:type="dxa"/>
            <w:shd w:val="clear" w:color="auto" w:fill="FFF7EA"/>
            <w:vAlign w:val="center"/>
          </w:tcPr>
          <w:p w14:paraId="421DD3F1" w14:textId="77777777" w:rsidR="00165BC5" w:rsidRPr="008B37E3" w:rsidRDefault="00000000" w:rsidP="00A51410">
            <w:pPr>
              <w:spacing w:before="100" w:beforeAutospacing="1" w:after="100" w:afterAutospacing="1" w:line="240" w:lineRule="auto"/>
              <w:rPr>
                <w:rFonts w:ascii="Calibri" w:hAnsi="Calibri" w:cs="Calibri"/>
                <w:sz w:val="24"/>
                <w:szCs w:val="24"/>
              </w:rPr>
            </w:pPr>
            <w:r w:rsidRPr="008B37E3">
              <w:rPr>
                <w:rFonts w:ascii="Calibri" w:hAnsi="Calibri" w:cs="Calibri"/>
                <w:b/>
                <w:sz w:val="24"/>
                <w:szCs w:val="24"/>
              </w:rPr>
              <w:t>Model execution</w:t>
            </w:r>
          </w:p>
        </w:tc>
        <w:tc>
          <w:tcPr>
            <w:tcW w:w="4320" w:type="dxa"/>
            <w:shd w:val="clear" w:color="auto" w:fill="FBFCFE"/>
            <w:vAlign w:val="center"/>
          </w:tcPr>
          <w:p w14:paraId="0D589999" w14:textId="77777777" w:rsidR="00165BC5" w:rsidRPr="008B37E3" w:rsidRDefault="00000000" w:rsidP="00A51410">
            <w:pPr>
              <w:spacing w:before="100" w:beforeAutospacing="1" w:after="100" w:afterAutospacing="1" w:line="240" w:lineRule="auto"/>
              <w:rPr>
                <w:rFonts w:ascii="Calibri" w:hAnsi="Calibri" w:cs="Calibri"/>
                <w:sz w:val="24"/>
                <w:szCs w:val="24"/>
              </w:rPr>
            </w:pPr>
            <w:r w:rsidRPr="008B37E3">
              <w:rPr>
                <w:rFonts w:ascii="Calibri" w:hAnsi="Calibri" w:cs="Calibri"/>
                <w:sz w:val="24"/>
                <w:szCs w:val="24"/>
              </w:rPr>
              <w:t>Runs the established ridge-regression workflow within a governed interface.</w:t>
            </w:r>
          </w:p>
        </w:tc>
      </w:tr>
      <w:tr w:rsidR="001525D7" w:rsidRPr="00A51410" w14:paraId="63B202B9" w14:textId="77777777" w:rsidTr="001525D7">
        <w:trPr>
          <w:jc w:val="center"/>
        </w:trPr>
        <w:tc>
          <w:tcPr>
            <w:tcW w:w="4320" w:type="dxa"/>
            <w:shd w:val="clear" w:color="auto" w:fill="FFF7EA"/>
            <w:vAlign w:val="center"/>
          </w:tcPr>
          <w:p w14:paraId="4C5A4463" w14:textId="77777777" w:rsidR="00165BC5" w:rsidRPr="008B37E3" w:rsidRDefault="00000000" w:rsidP="00A51410">
            <w:pPr>
              <w:spacing w:before="100" w:beforeAutospacing="1" w:after="100" w:afterAutospacing="1" w:line="240" w:lineRule="auto"/>
              <w:rPr>
                <w:rFonts w:ascii="Calibri" w:hAnsi="Calibri" w:cs="Calibri"/>
                <w:sz w:val="24"/>
                <w:szCs w:val="24"/>
              </w:rPr>
            </w:pPr>
            <w:r w:rsidRPr="008B37E3">
              <w:rPr>
                <w:rFonts w:ascii="Calibri" w:hAnsi="Calibri" w:cs="Calibri"/>
                <w:b/>
                <w:sz w:val="24"/>
                <w:szCs w:val="24"/>
              </w:rPr>
              <w:t>Results</w:t>
            </w:r>
          </w:p>
        </w:tc>
        <w:tc>
          <w:tcPr>
            <w:tcW w:w="4320" w:type="dxa"/>
            <w:shd w:val="clear" w:color="auto" w:fill="FBFCFE"/>
            <w:vAlign w:val="center"/>
          </w:tcPr>
          <w:p w14:paraId="3DFE6694" w14:textId="77777777" w:rsidR="00165BC5" w:rsidRPr="008B37E3" w:rsidRDefault="00000000" w:rsidP="00A51410">
            <w:pPr>
              <w:spacing w:before="100" w:beforeAutospacing="1" w:after="100" w:afterAutospacing="1" w:line="240" w:lineRule="auto"/>
              <w:rPr>
                <w:rFonts w:ascii="Calibri" w:hAnsi="Calibri" w:cs="Calibri"/>
                <w:sz w:val="24"/>
                <w:szCs w:val="24"/>
              </w:rPr>
            </w:pPr>
            <w:r w:rsidRPr="008B37E3">
              <w:rPr>
                <w:rFonts w:ascii="Calibri" w:hAnsi="Calibri" w:cs="Calibri"/>
                <w:sz w:val="24"/>
                <w:szCs w:val="24"/>
              </w:rPr>
              <w:t>Displays observed score, expected score, residual, and performance classification.</w:t>
            </w:r>
          </w:p>
        </w:tc>
      </w:tr>
      <w:tr w:rsidR="001525D7" w:rsidRPr="00A51410" w14:paraId="3D2ACC88" w14:textId="77777777" w:rsidTr="001525D7">
        <w:trPr>
          <w:jc w:val="center"/>
        </w:trPr>
        <w:tc>
          <w:tcPr>
            <w:tcW w:w="4320" w:type="dxa"/>
            <w:shd w:val="clear" w:color="auto" w:fill="FFF7EA"/>
            <w:vAlign w:val="center"/>
          </w:tcPr>
          <w:p w14:paraId="3F1F4D92" w14:textId="77777777" w:rsidR="00165BC5" w:rsidRPr="008B37E3" w:rsidRDefault="00000000" w:rsidP="00A51410">
            <w:pPr>
              <w:spacing w:before="100" w:beforeAutospacing="1" w:after="100" w:afterAutospacing="1" w:line="240" w:lineRule="auto"/>
              <w:rPr>
                <w:rFonts w:ascii="Calibri" w:hAnsi="Calibri" w:cs="Calibri"/>
                <w:sz w:val="24"/>
                <w:szCs w:val="24"/>
              </w:rPr>
            </w:pPr>
            <w:r w:rsidRPr="008B37E3">
              <w:rPr>
                <w:rFonts w:ascii="Calibri" w:hAnsi="Calibri" w:cs="Calibri"/>
                <w:b/>
                <w:sz w:val="24"/>
                <w:szCs w:val="24"/>
              </w:rPr>
              <w:t>Diagnostics and guidance</w:t>
            </w:r>
          </w:p>
        </w:tc>
        <w:tc>
          <w:tcPr>
            <w:tcW w:w="4320" w:type="dxa"/>
            <w:shd w:val="clear" w:color="auto" w:fill="FBFCFE"/>
            <w:vAlign w:val="center"/>
          </w:tcPr>
          <w:p w14:paraId="2EEFB621" w14:textId="77777777" w:rsidR="00165BC5" w:rsidRPr="008B37E3" w:rsidRDefault="00000000" w:rsidP="00A51410">
            <w:pPr>
              <w:spacing w:before="100" w:beforeAutospacing="1" w:after="100" w:afterAutospacing="1" w:line="240" w:lineRule="auto"/>
              <w:rPr>
                <w:rFonts w:ascii="Calibri" w:hAnsi="Calibri" w:cs="Calibri"/>
                <w:sz w:val="24"/>
                <w:szCs w:val="24"/>
              </w:rPr>
            </w:pPr>
            <w:r w:rsidRPr="008B37E3">
              <w:rPr>
                <w:rFonts w:ascii="Calibri" w:hAnsi="Calibri" w:cs="Calibri"/>
                <w:sz w:val="24"/>
                <w:szCs w:val="24"/>
              </w:rPr>
              <w:t>Explains assumptions, benchmark choices, and interpretation boundaries.</w:t>
            </w:r>
          </w:p>
        </w:tc>
      </w:tr>
    </w:tbl>
    <w:p w14:paraId="36C7ED14" w14:textId="77777777" w:rsidR="00165BC5" w:rsidRPr="00A51410" w:rsidRDefault="00000000" w:rsidP="00A51410">
      <w:pPr>
        <w:pStyle w:val="Heading1"/>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Proof of Concept and Scalability</w:t>
      </w:r>
    </w:p>
    <w:p w14:paraId="2EDEED76" w14:textId="06EA0D48" w:rsidR="00165BC5" w:rsidRPr="00A51410" w:rsidRDefault="00000000" w:rsidP="00A51410">
      <w:pPr>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At present, the model exists as a worked example in the 3rd grade DeSSA ELA case study. The proposed application would take that demonstrated framework and scale it into a more usable tool without changing the underlying logic.</w:t>
      </w:r>
    </w:p>
    <w:p w14:paraId="73DAD504" w14:textId="664F4053" w:rsidR="00A25AED" w:rsidRPr="00A51410" w:rsidRDefault="00000000" w:rsidP="00A51410">
      <w:pPr>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In practical terms, this would move the model from a scripted analytic workflow into a governed application environment</w:t>
      </w:r>
      <w:r w:rsidR="00C9786E" w:rsidRPr="00A51410">
        <w:rPr>
          <w:rFonts w:ascii="Calibri" w:hAnsi="Calibri" w:cs="Calibri"/>
          <w:sz w:val="24"/>
          <w:szCs w:val="24"/>
        </w:rPr>
        <w:t>,</w:t>
      </w:r>
      <w:r w:rsidRPr="00A51410">
        <w:rPr>
          <w:rFonts w:ascii="Calibri" w:hAnsi="Calibri" w:cs="Calibri"/>
          <w:sz w:val="24"/>
          <w:szCs w:val="24"/>
        </w:rPr>
        <w:t xml:space="preserve"> expand</w:t>
      </w:r>
      <w:r w:rsidR="00C9786E" w:rsidRPr="00A51410">
        <w:rPr>
          <w:rFonts w:ascii="Calibri" w:hAnsi="Calibri" w:cs="Calibri"/>
          <w:sz w:val="24"/>
          <w:szCs w:val="24"/>
        </w:rPr>
        <w:t>ing</w:t>
      </w:r>
      <w:r w:rsidRPr="00A51410">
        <w:rPr>
          <w:rFonts w:ascii="Calibri" w:hAnsi="Calibri" w:cs="Calibri"/>
          <w:sz w:val="24"/>
          <w:szCs w:val="24"/>
        </w:rPr>
        <w:t xml:space="preserve"> access without loosening rigor. </w:t>
      </w:r>
      <w:r w:rsidR="00C9786E" w:rsidRPr="00A51410">
        <w:rPr>
          <w:rFonts w:ascii="Calibri" w:hAnsi="Calibri" w:cs="Calibri"/>
          <w:sz w:val="24"/>
          <w:szCs w:val="24"/>
        </w:rPr>
        <w:t>This</w:t>
      </w:r>
      <w:r w:rsidRPr="00A51410">
        <w:rPr>
          <w:rFonts w:ascii="Calibri" w:hAnsi="Calibri" w:cs="Calibri"/>
          <w:sz w:val="24"/>
          <w:szCs w:val="24"/>
        </w:rPr>
        <w:t xml:space="preserve"> </w:t>
      </w:r>
      <w:r w:rsidR="00C9786E" w:rsidRPr="00A51410">
        <w:rPr>
          <w:rFonts w:ascii="Calibri" w:hAnsi="Calibri" w:cs="Calibri"/>
          <w:sz w:val="24"/>
          <w:szCs w:val="24"/>
        </w:rPr>
        <w:t>modeling structure</w:t>
      </w:r>
      <w:r w:rsidRPr="00A51410">
        <w:rPr>
          <w:rFonts w:ascii="Calibri" w:hAnsi="Calibri" w:cs="Calibri"/>
          <w:sz w:val="24"/>
          <w:szCs w:val="24"/>
        </w:rPr>
        <w:t xml:space="preserve"> </w:t>
      </w:r>
      <w:r w:rsidR="00C9786E" w:rsidRPr="00A51410">
        <w:rPr>
          <w:rFonts w:ascii="Calibri" w:hAnsi="Calibri" w:cs="Calibri"/>
          <w:sz w:val="24"/>
          <w:szCs w:val="24"/>
        </w:rPr>
        <w:t>can</w:t>
      </w:r>
      <w:r w:rsidRPr="00A51410">
        <w:rPr>
          <w:rFonts w:ascii="Calibri" w:hAnsi="Calibri" w:cs="Calibri"/>
          <w:sz w:val="24"/>
          <w:szCs w:val="24"/>
        </w:rPr>
        <w:t xml:space="preserve"> support synthetic benchmarking across Delaware’s major statewide summative assessments, including additional DeSSA content areas and tested grades, as well as the 11th-grade SAT.</w:t>
      </w:r>
    </w:p>
    <w:p w14:paraId="64605677" w14:textId="5561008F" w:rsidR="00A25AED" w:rsidRPr="00A51410" w:rsidRDefault="00A25AED" w:rsidP="00A51410">
      <w:pPr>
        <w:pStyle w:val="Heading1"/>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lastRenderedPageBreak/>
        <w:t>Limits and Interpretation</w:t>
      </w:r>
    </w:p>
    <w:p w14:paraId="30160315" w14:textId="77777777" w:rsidR="00ED1E21" w:rsidRPr="00A51410" w:rsidRDefault="00ED1E21" w:rsidP="00A51410">
      <w:pPr>
        <w:pStyle w:val="Heading1"/>
        <w:spacing w:before="100" w:beforeAutospacing="1" w:after="100" w:afterAutospacing="1" w:line="240" w:lineRule="auto"/>
        <w:rPr>
          <w:rFonts w:ascii="Calibri" w:eastAsiaTheme="minorEastAsia" w:hAnsi="Calibri" w:cs="Calibri"/>
          <w:b w:val="0"/>
          <w:bCs w:val="0"/>
          <w:color w:val="1F2937"/>
          <w:sz w:val="24"/>
          <w:szCs w:val="24"/>
        </w:rPr>
      </w:pPr>
      <w:r w:rsidRPr="00A51410">
        <w:rPr>
          <w:rFonts w:ascii="Calibri" w:eastAsiaTheme="minorEastAsia" w:hAnsi="Calibri" w:cs="Calibri"/>
          <w:b w:val="0"/>
          <w:bCs w:val="0"/>
          <w:color w:val="1F2937"/>
          <w:sz w:val="24"/>
          <w:szCs w:val="24"/>
        </w:rPr>
        <w:t>This tool is designed to support analysis and interpretation, not causal explanation. It can show whether a school performed above or below what the model would expect for a school with a given profile, but it does not explain why that difference occurred. The results should be read as benchmark-adjusted comparisons, not as evidence of cause and effect.</w:t>
      </w:r>
    </w:p>
    <w:p w14:paraId="06C35886" w14:textId="302FBA8A" w:rsidR="00ED1E21" w:rsidRPr="00A51410" w:rsidRDefault="00ED1E21" w:rsidP="00A51410">
      <w:pPr>
        <w:pStyle w:val="Heading1"/>
        <w:spacing w:before="100" w:beforeAutospacing="1" w:after="100" w:afterAutospacing="1" w:line="240" w:lineRule="auto"/>
        <w:rPr>
          <w:rFonts w:ascii="Calibri" w:eastAsiaTheme="minorEastAsia" w:hAnsi="Calibri" w:cs="Calibri"/>
          <w:b w:val="0"/>
          <w:bCs w:val="0"/>
          <w:color w:val="1F2937"/>
          <w:sz w:val="24"/>
          <w:szCs w:val="24"/>
        </w:rPr>
      </w:pPr>
      <w:r w:rsidRPr="00A51410">
        <w:rPr>
          <w:rFonts w:ascii="Calibri" w:eastAsiaTheme="minorEastAsia" w:hAnsi="Calibri" w:cs="Calibri"/>
          <w:b w:val="0"/>
          <w:bCs w:val="0"/>
          <w:color w:val="1F2937"/>
          <w:sz w:val="24"/>
          <w:szCs w:val="24"/>
        </w:rPr>
        <w:t>It is also important to be clear that the benchmark depends on how the comparison is defined. Different benchmark definitions may produce different expected scores</w:t>
      </w:r>
      <w:r w:rsidR="00C82B03" w:rsidRPr="00A51410">
        <w:rPr>
          <w:rFonts w:ascii="Calibri" w:eastAsiaTheme="minorEastAsia" w:hAnsi="Calibri" w:cs="Calibri"/>
          <w:b w:val="0"/>
          <w:bCs w:val="0"/>
          <w:color w:val="1F2937"/>
          <w:sz w:val="24"/>
          <w:szCs w:val="24"/>
        </w:rPr>
        <w:t xml:space="preserve">. </w:t>
      </w:r>
      <w:r w:rsidRPr="00A51410">
        <w:rPr>
          <w:rFonts w:ascii="Calibri" w:eastAsiaTheme="minorEastAsia" w:hAnsi="Calibri" w:cs="Calibri"/>
          <w:b w:val="0"/>
          <w:bCs w:val="0"/>
          <w:color w:val="1F2937"/>
          <w:sz w:val="24"/>
          <w:szCs w:val="24"/>
        </w:rPr>
        <w:t>One of the main values of the application is that it makes those definitional choices visible. The benchmark is not intended to serve as a fixed truth or a final judgment on school quality. It is a structured comparison that should be interpreted in the context of the selected benchmark and the application’s methodological guardrails.</w:t>
      </w:r>
    </w:p>
    <w:p w14:paraId="59E3F38D" w14:textId="43073685" w:rsidR="00165BC5" w:rsidRPr="00A51410" w:rsidRDefault="00000000" w:rsidP="00A51410">
      <w:pPr>
        <w:pStyle w:val="Heading1"/>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Deliverables</w:t>
      </w:r>
    </w:p>
    <w:p w14:paraId="170BC52E" w14:textId="07C0C3D9" w:rsidR="00165BC5" w:rsidRPr="00A51410" w:rsidRDefault="00000000" w:rsidP="00A51410">
      <w:pPr>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 xml:space="preserve">The main deliverable would be an interactive Shiny application built around the </w:t>
      </w:r>
      <w:r w:rsidR="000C3CAF" w:rsidRPr="00A51410">
        <w:rPr>
          <w:rFonts w:ascii="Calibri" w:hAnsi="Calibri" w:cs="Calibri"/>
          <w:sz w:val="24"/>
          <w:szCs w:val="24"/>
        </w:rPr>
        <w:t>demonstrated</w:t>
      </w:r>
      <w:r w:rsidRPr="00A51410">
        <w:rPr>
          <w:rFonts w:ascii="Calibri" w:hAnsi="Calibri" w:cs="Calibri"/>
          <w:sz w:val="24"/>
          <w:szCs w:val="24"/>
        </w:rPr>
        <w:t xml:space="preserve"> Synthetic Benchmark School Model. Supporting deliverables would include the underlying R workflow, documentation explaining how the benchmark is defined and how the model operates, and user guidance to support appropriate interpretation of outputs. Together, these deliverables would create a scalable, no-code application environment through which users can engage an advanced machine learning workflow with greater consistency, transparency, and methodological support.</w:t>
      </w:r>
    </w:p>
    <w:p w14:paraId="4C60D38C" w14:textId="77777777" w:rsidR="00D43090" w:rsidRPr="00A51410" w:rsidRDefault="00D43090" w:rsidP="00A51410">
      <w:pPr>
        <w:spacing w:before="100" w:beforeAutospacing="1" w:after="100" w:afterAutospacing="1" w:line="240" w:lineRule="auto"/>
        <w:rPr>
          <w:rFonts w:ascii="Calibri" w:hAnsi="Calibri" w:cs="Calibri"/>
          <w:sz w:val="24"/>
          <w:szCs w:val="24"/>
        </w:rPr>
      </w:pPr>
    </w:p>
    <w:p w14:paraId="5BFE5BFA" w14:textId="77777777" w:rsidR="00D43090" w:rsidRPr="00A51410" w:rsidRDefault="00D43090" w:rsidP="00A51410">
      <w:pPr>
        <w:spacing w:before="100" w:beforeAutospacing="1" w:after="100" w:afterAutospacing="1" w:line="240" w:lineRule="auto"/>
        <w:rPr>
          <w:rFonts w:ascii="Calibri" w:hAnsi="Calibri" w:cs="Calibri"/>
          <w:sz w:val="24"/>
          <w:szCs w:val="24"/>
        </w:rPr>
      </w:pPr>
    </w:p>
    <w:p w14:paraId="5C68711E" w14:textId="77777777" w:rsidR="00D43090" w:rsidRPr="00A51410" w:rsidRDefault="00D43090" w:rsidP="00A51410">
      <w:pPr>
        <w:spacing w:before="100" w:beforeAutospacing="1" w:after="100" w:afterAutospacing="1" w:line="240" w:lineRule="auto"/>
        <w:rPr>
          <w:rFonts w:ascii="Calibri" w:hAnsi="Calibri" w:cs="Calibri"/>
          <w:sz w:val="24"/>
          <w:szCs w:val="24"/>
        </w:rPr>
      </w:pPr>
    </w:p>
    <w:p w14:paraId="7EDF33B4" w14:textId="77777777" w:rsidR="00D43090" w:rsidRPr="00A51410" w:rsidRDefault="00D43090" w:rsidP="00A51410">
      <w:pPr>
        <w:spacing w:before="100" w:beforeAutospacing="1" w:after="100" w:afterAutospacing="1" w:line="240" w:lineRule="auto"/>
        <w:rPr>
          <w:rFonts w:ascii="Calibri" w:hAnsi="Calibri" w:cs="Calibri"/>
          <w:sz w:val="24"/>
          <w:szCs w:val="24"/>
        </w:rPr>
      </w:pPr>
    </w:p>
    <w:p w14:paraId="5ADB5516" w14:textId="77777777" w:rsidR="00D43090" w:rsidRPr="00A51410" w:rsidRDefault="00D43090" w:rsidP="00A51410">
      <w:pPr>
        <w:spacing w:before="100" w:beforeAutospacing="1" w:after="100" w:afterAutospacing="1" w:line="240" w:lineRule="auto"/>
        <w:rPr>
          <w:rFonts w:ascii="Calibri" w:hAnsi="Calibri" w:cs="Calibri"/>
          <w:sz w:val="24"/>
          <w:szCs w:val="24"/>
        </w:rPr>
      </w:pPr>
    </w:p>
    <w:p w14:paraId="04314E8C" w14:textId="77777777" w:rsidR="00D43090" w:rsidRPr="00A51410" w:rsidRDefault="00D43090" w:rsidP="00A51410">
      <w:pPr>
        <w:spacing w:before="100" w:beforeAutospacing="1" w:after="100" w:afterAutospacing="1" w:line="240" w:lineRule="auto"/>
        <w:rPr>
          <w:rFonts w:ascii="Calibri" w:hAnsi="Calibri" w:cs="Calibri"/>
          <w:sz w:val="24"/>
          <w:szCs w:val="24"/>
        </w:rPr>
      </w:pPr>
    </w:p>
    <w:p w14:paraId="58D25049" w14:textId="77777777" w:rsidR="00D43090" w:rsidRPr="00A51410" w:rsidRDefault="00D43090" w:rsidP="00A51410">
      <w:pPr>
        <w:spacing w:before="100" w:beforeAutospacing="1" w:after="100" w:afterAutospacing="1" w:line="240" w:lineRule="auto"/>
        <w:rPr>
          <w:rFonts w:ascii="Calibri" w:hAnsi="Calibri" w:cs="Calibri"/>
          <w:sz w:val="24"/>
          <w:szCs w:val="24"/>
        </w:rPr>
      </w:pPr>
    </w:p>
    <w:p w14:paraId="2D928598" w14:textId="77777777" w:rsidR="00D43090" w:rsidRPr="00A51410" w:rsidRDefault="00D43090" w:rsidP="00A51410">
      <w:pPr>
        <w:spacing w:before="100" w:beforeAutospacing="1" w:after="100" w:afterAutospacing="1" w:line="240" w:lineRule="auto"/>
        <w:rPr>
          <w:rFonts w:ascii="Calibri" w:hAnsi="Calibri" w:cs="Calibri"/>
          <w:sz w:val="24"/>
          <w:szCs w:val="24"/>
        </w:rPr>
      </w:pPr>
    </w:p>
    <w:p w14:paraId="6EBD8B28" w14:textId="77777777" w:rsidR="00D43090" w:rsidRPr="00A51410" w:rsidRDefault="00D43090" w:rsidP="00A51410">
      <w:pPr>
        <w:spacing w:before="100" w:beforeAutospacing="1" w:after="100" w:afterAutospacing="1" w:line="240" w:lineRule="auto"/>
        <w:rPr>
          <w:rFonts w:ascii="Calibri" w:hAnsi="Calibri" w:cs="Calibri"/>
          <w:sz w:val="24"/>
          <w:szCs w:val="24"/>
        </w:rPr>
      </w:pPr>
    </w:p>
    <w:p w14:paraId="563AD4D3" w14:textId="77777777" w:rsidR="00D43090" w:rsidRPr="00A51410" w:rsidRDefault="00D43090" w:rsidP="00A51410">
      <w:pPr>
        <w:spacing w:before="100" w:beforeAutospacing="1" w:after="100" w:afterAutospacing="1" w:line="240" w:lineRule="auto"/>
        <w:rPr>
          <w:rFonts w:ascii="Calibri" w:hAnsi="Calibri" w:cs="Calibri"/>
          <w:sz w:val="24"/>
          <w:szCs w:val="24"/>
        </w:rPr>
      </w:pPr>
    </w:p>
    <w:p w14:paraId="63F0F241" w14:textId="77777777" w:rsidR="00D43090" w:rsidRPr="00A51410" w:rsidRDefault="00D43090" w:rsidP="00A51410">
      <w:pPr>
        <w:spacing w:before="100" w:beforeAutospacing="1" w:after="100" w:afterAutospacing="1" w:line="240" w:lineRule="auto"/>
        <w:rPr>
          <w:rFonts w:ascii="Calibri" w:hAnsi="Calibri" w:cs="Calibri"/>
          <w:sz w:val="24"/>
          <w:szCs w:val="24"/>
        </w:rPr>
      </w:pPr>
    </w:p>
    <w:p w14:paraId="35C30EBF" w14:textId="77777777" w:rsidR="00D43090" w:rsidRPr="00A51410" w:rsidRDefault="00D43090" w:rsidP="00A51410">
      <w:pPr>
        <w:spacing w:before="100" w:beforeAutospacing="1" w:after="100" w:afterAutospacing="1" w:line="240" w:lineRule="auto"/>
        <w:rPr>
          <w:rFonts w:ascii="Calibri" w:hAnsi="Calibri" w:cs="Calibri"/>
          <w:sz w:val="24"/>
          <w:szCs w:val="24"/>
        </w:rPr>
      </w:pPr>
    </w:p>
    <w:p w14:paraId="3B0B204E" w14:textId="2BE7A661" w:rsidR="00D43090" w:rsidRPr="00A51410" w:rsidRDefault="00D43090" w:rsidP="00A51410">
      <w:pPr>
        <w:pStyle w:val="Heading1"/>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lastRenderedPageBreak/>
        <w:t>Appendix I. Supplemental Walkthrough Demonstration</w:t>
      </w:r>
    </w:p>
    <w:tbl>
      <w:tblPr>
        <w:tblW w:w="0" w:type="auto"/>
        <w:jc w:val="center"/>
        <w:tblBorders>
          <w:top w:val="single" w:sz="6" w:space="0" w:color="C7D5E2"/>
          <w:left w:val="single" w:sz="6" w:space="0" w:color="C7D5E2"/>
          <w:bottom w:val="single" w:sz="6" w:space="0" w:color="C7D5E2"/>
          <w:right w:val="single" w:sz="6" w:space="0" w:color="C7D5E2"/>
          <w:insideH w:val="single" w:sz="6" w:space="0" w:color="C7D5E2"/>
          <w:insideV w:val="single" w:sz="6" w:space="0" w:color="C7D5E2"/>
        </w:tblBorders>
        <w:tblLayout w:type="fixed"/>
        <w:tblLook w:val="04A0" w:firstRow="1" w:lastRow="0" w:firstColumn="1" w:lastColumn="0" w:noHBand="0" w:noVBand="1"/>
      </w:tblPr>
      <w:tblGrid>
        <w:gridCol w:w="4320"/>
        <w:gridCol w:w="4320"/>
      </w:tblGrid>
      <w:tr w:rsidR="00D43090" w:rsidRPr="00A51410" w14:paraId="533A66B1" w14:textId="77777777" w:rsidTr="00705991">
        <w:trPr>
          <w:jc w:val="center"/>
        </w:trPr>
        <w:tc>
          <w:tcPr>
            <w:tcW w:w="4320" w:type="dxa"/>
            <w:shd w:val="clear" w:color="auto" w:fill="FFF7EA"/>
            <w:vAlign w:val="center"/>
          </w:tcPr>
          <w:p w14:paraId="34E32BE6" w14:textId="77777777" w:rsidR="00D43090" w:rsidRPr="00A51410" w:rsidRDefault="00D43090" w:rsidP="00A51410">
            <w:pPr>
              <w:spacing w:before="100" w:beforeAutospacing="1" w:after="100" w:afterAutospacing="1" w:line="240" w:lineRule="auto"/>
              <w:rPr>
                <w:rFonts w:ascii="Calibri" w:hAnsi="Calibri" w:cs="Calibri"/>
                <w:sz w:val="24"/>
                <w:szCs w:val="24"/>
              </w:rPr>
            </w:pPr>
            <w:r w:rsidRPr="00A51410">
              <w:rPr>
                <w:rFonts w:ascii="Calibri" w:hAnsi="Calibri" w:cs="Calibri"/>
                <w:b/>
                <w:color w:val="123758"/>
                <w:sz w:val="24"/>
                <w:szCs w:val="24"/>
              </w:rPr>
              <w:t>Demonstration scope</w:t>
            </w:r>
          </w:p>
        </w:tc>
        <w:tc>
          <w:tcPr>
            <w:tcW w:w="4320" w:type="dxa"/>
            <w:shd w:val="clear" w:color="auto" w:fill="FBFCFE"/>
            <w:vAlign w:val="center"/>
          </w:tcPr>
          <w:p w14:paraId="0A17EF0C" w14:textId="77777777" w:rsidR="00D43090" w:rsidRPr="00A51410" w:rsidRDefault="00D43090" w:rsidP="00A51410">
            <w:pPr>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 xml:space="preserve">2025 grade 3 </w:t>
            </w:r>
            <w:proofErr w:type="spellStart"/>
            <w:r w:rsidRPr="00A51410">
              <w:rPr>
                <w:rFonts w:ascii="Calibri" w:hAnsi="Calibri" w:cs="Calibri"/>
                <w:sz w:val="24"/>
                <w:szCs w:val="24"/>
              </w:rPr>
              <w:t>DeSSA</w:t>
            </w:r>
            <w:proofErr w:type="spellEnd"/>
            <w:r w:rsidRPr="00A51410">
              <w:rPr>
                <w:rFonts w:ascii="Calibri" w:hAnsi="Calibri" w:cs="Calibri"/>
                <w:sz w:val="24"/>
                <w:szCs w:val="24"/>
              </w:rPr>
              <w:t xml:space="preserve"> ELA</w:t>
            </w:r>
          </w:p>
        </w:tc>
      </w:tr>
    </w:tbl>
    <w:p w14:paraId="02826B26" w14:textId="77777777" w:rsidR="00D43090" w:rsidRPr="00A51410" w:rsidRDefault="00D43090" w:rsidP="00A51410">
      <w:pPr>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 xml:space="preserve">To illustrate how the workflow performs in practice, I include a focused walkthrough using 2025 grade 3 </w:t>
      </w:r>
      <w:proofErr w:type="spellStart"/>
      <w:r w:rsidRPr="00A51410">
        <w:rPr>
          <w:rFonts w:ascii="Calibri" w:hAnsi="Calibri" w:cs="Calibri"/>
          <w:sz w:val="24"/>
          <w:szCs w:val="24"/>
        </w:rPr>
        <w:t>DeSSA</w:t>
      </w:r>
      <w:proofErr w:type="spellEnd"/>
      <w:r w:rsidRPr="00A51410">
        <w:rPr>
          <w:rFonts w:ascii="Calibri" w:hAnsi="Calibri" w:cs="Calibri"/>
          <w:sz w:val="24"/>
          <w:szCs w:val="24"/>
        </w:rPr>
        <w:t xml:space="preserve"> ELA (SBAC). For demonstration purposes, I limit the comparison set to schools with at least 30 available test scores contributing to the school mean, which helps reduce sampling variability and makes the school-level averages more stable.</w:t>
      </w:r>
    </w:p>
    <w:p w14:paraId="3F690F84" w14:textId="4FB9ACF3" w:rsidR="00D43090" w:rsidRPr="00A51410" w:rsidRDefault="00D43090" w:rsidP="00A51410">
      <w:pPr>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For the walkthrough, I start with a baseline benchmark of school year + low income. I then compare that baseline to several alternative benchmark definitions by adding one group at a time, including gender, race, SPED, ELL, and county, along with a fuller benchmark that combines the major groups together. I focus on the top 10 and bottom 10 schools under the baseline model in 2025 and then track those same schools across the alternative benchmark definitions. Holding the school set fixed makes it easier to see how much movement is coming from the benchmark definition itself rather than from switching schools in and out of the display.</w:t>
      </w:r>
    </w:p>
    <w:tbl>
      <w:tblPr>
        <w:tblW w:w="8640" w:type="dxa"/>
        <w:jc w:val="center"/>
        <w:tblBorders>
          <w:top w:val="single" w:sz="6" w:space="0" w:color="C7D5E2"/>
          <w:left w:val="single" w:sz="6" w:space="0" w:color="C7D5E2"/>
          <w:bottom w:val="single" w:sz="6" w:space="0" w:color="C7D5E2"/>
          <w:right w:val="single" w:sz="6" w:space="0" w:color="C7D5E2"/>
          <w:insideH w:val="single" w:sz="6" w:space="0" w:color="C7D5E2"/>
          <w:insideV w:val="single" w:sz="6" w:space="0" w:color="C7D5E2"/>
        </w:tblBorders>
        <w:tblLayout w:type="fixed"/>
        <w:tblLook w:val="04A0" w:firstRow="1" w:lastRow="0" w:firstColumn="1" w:lastColumn="0" w:noHBand="0" w:noVBand="1"/>
      </w:tblPr>
      <w:tblGrid>
        <w:gridCol w:w="3708"/>
        <w:gridCol w:w="4932"/>
      </w:tblGrid>
      <w:tr w:rsidR="00A51410" w:rsidRPr="00A51410" w14:paraId="7A002778" w14:textId="77777777" w:rsidTr="00A51410">
        <w:trPr>
          <w:jc w:val="center"/>
        </w:trPr>
        <w:tc>
          <w:tcPr>
            <w:tcW w:w="3708" w:type="dxa"/>
            <w:shd w:val="clear" w:color="auto" w:fill="194A78"/>
            <w:vAlign w:val="center"/>
          </w:tcPr>
          <w:p w14:paraId="2C38BD9D" w14:textId="4479006F" w:rsidR="00A51410" w:rsidRPr="00A51410" w:rsidRDefault="00A51410" w:rsidP="00A51410">
            <w:pPr>
              <w:spacing w:before="100" w:beforeAutospacing="1" w:after="100" w:afterAutospacing="1" w:line="240" w:lineRule="auto"/>
              <w:rPr>
                <w:rFonts w:ascii="Calibri" w:hAnsi="Calibri" w:cs="Calibri"/>
                <w:color w:val="FFFFFF" w:themeColor="background1"/>
                <w:sz w:val="24"/>
                <w:szCs w:val="24"/>
              </w:rPr>
            </w:pPr>
            <w:r w:rsidRPr="00A51410">
              <w:rPr>
                <w:rFonts w:ascii="Calibri" w:hAnsi="Calibri" w:cs="Calibri"/>
                <w:b/>
                <w:bCs/>
                <w:color w:val="FFFFFF" w:themeColor="background1"/>
                <w:sz w:val="24"/>
                <w:szCs w:val="24"/>
              </w:rPr>
              <w:t>Term</w:t>
            </w:r>
          </w:p>
        </w:tc>
        <w:tc>
          <w:tcPr>
            <w:tcW w:w="4932" w:type="dxa"/>
            <w:shd w:val="clear" w:color="auto" w:fill="194A78"/>
            <w:vAlign w:val="center"/>
          </w:tcPr>
          <w:p w14:paraId="17CEF7AB" w14:textId="6B15C13E" w:rsidR="00A51410" w:rsidRPr="00A51410" w:rsidRDefault="00A51410" w:rsidP="00A51410">
            <w:pPr>
              <w:spacing w:before="100" w:beforeAutospacing="1" w:after="100" w:afterAutospacing="1" w:line="240" w:lineRule="auto"/>
              <w:rPr>
                <w:rFonts w:ascii="Calibri" w:hAnsi="Calibri" w:cs="Calibri"/>
                <w:color w:val="FFFFFF" w:themeColor="background1"/>
                <w:sz w:val="24"/>
                <w:szCs w:val="24"/>
              </w:rPr>
            </w:pPr>
            <w:r w:rsidRPr="00A51410">
              <w:rPr>
                <w:rFonts w:ascii="Calibri" w:hAnsi="Calibri" w:cs="Calibri"/>
                <w:b/>
                <w:bCs/>
                <w:color w:val="FFFFFF" w:themeColor="background1"/>
                <w:sz w:val="24"/>
                <w:szCs w:val="24"/>
              </w:rPr>
              <w:t>Definition</w:t>
            </w:r>
          </w:p>
        </w:tc>
      </w:tr>
      <w:tr w:rsidR="00A51410" w:rsidRPr="00A51410" w14:paraId="3EA80FFB" w14:textId="77777777" w:rsidTr="00A51410">
        <w:trPr>
          <w:jc w:val="center"/>
        </w:trPr>
        <w:tc>
          <w:tcPr>
            <w:tcW w:w="3708" w:type="dxa"/>
            <w:shd w:val="clear" w:color="auto" w:fill="FFF7EA"/>
            <w:vAlign w:val="center"/>
          </w:tcPr>
          <w:p w14:paraId="72F72A51" w14:textId="5F1D9260" w:rsidR="00A51410" w:rsidRPr="00A51410" w:rsidRDefault="00A51410" w:rsidP="00A51410">
            <w:pPr>
              <w:spacing w:before="100" w:beforeAutospacing="1" w:after="100" w:afterAutospacing="1" w:line="240" w:lineRule="auto"/>
              <w:rPr>
                <w:rFonts w:ascii="Calibri" w:hAnsi="Calibri" w:cs="Calibri"/>
                <w:b/>
                <w:bCs/>
                <w:sz w:val="24"/>
                <w:szCs w:val="24"/>
              </w:rPr>
            </w:pPr>
            <w:r w:rsidRPr="00A51410">
              <w:rPr>
                <w:rFonts w:ascii="Calibri" w:hAnsi="Calibri" w:cs="Calibri"/>
                <w:b/>
                <w:bCs/>
                <w:sz w:val="24"/>
                <w:szCs w:val="24"/>
              </w:rPr>
              <w:t>Observed score</w:t>
            </w:r>
          </w:p>
        </w:tc>
        <w:tc>
          <w:tcPr>
            <w:tcW w:w="4932" w:type="dxa"/>
            <w:shd w:val="clear" w:color="auto" w:fill="FBFCFE"/>
            <w:vAlign w:val="center"/>
          </w:tcPr>
          <w:p w14:paraId="0F1F4BB5" w14:textId="7061075D" w:rsidR="00A51410" w:rsidRPr="00A51410" w:rsidRDefault="00A51410" w:rsidP="00A51410">
            <w:pPr>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The school’s actual average score for the selected assessment, grade, and year.</w:t>
            </w:r>
          </w:p>
        </w:tc>
      </w:tr>
      <w:tr w:rsidR="00A51410" w:rsidRPr="00A51410" w14:paraId="456348AB" w14:textId="77777777" w:rsidTr="00A51410">
        <w:trPr>
          <w:jc w:val="center"/>
        </w:trPr>
        <w:tc>
          <w:tcPr>
            <w:tcW w:w="3708" w:type="dxa"/>
            <w:shd w:val="clear" w:color="auto" w:fill="FFF7EA"/>
            <w:vAlign w:val="center"/>
          </w:tcPr>
          <w:p w14:paraId="5079F6FC" w14:textId="0AE32CAE" w:rsidR="00A51410" w:rsidRPr="00A51410" w:rsidRDefault="00A51410" w:rsidP="00A51410">
            <w:pPr>
              <w:spacing w:before="100" w:beforeAutospacing="1" w:after="100" w:afterAutospacing="1" w:line="240" w:lineRule="auto"/>
              <w:rPr>
                <w:rFonts w:ascii="Calibri" w:hAnsi="Calibri" w:cs="Calibri"/>
                <w:b/>
                <w:bCs/>
                <w:sz w:val="24"/>
                <w:szCs w:val="24"/>
              </w:rPr>
            </w:pPr>
            <w:r w:rsidRPr="00A51410">
              <w:rPr>
                <w:rFonts w:ascii="Calibri" w:hAnsi="Calibri" w:cs="Calibri"/>
                <w:b/>
                <w:bCs/>
                <w:sz w:val="24"/>
                <w:szCs w:val="24"/>
              </w:rPr>
              <w:t>Predicted benchmark score</w:t>
            </w:r>
          </w:p>
        </w:tc>
        <w:tc>
          <w:tcPr>
            <w:tcW w:w="4932" w:type="dxa"/>
            <w:shd w:val="clear" w:color="auto" w:fill="FBFCFE"/>
            <w:vAlign w:val="center"/>
          </w:tcPr>
          <w:p w14:paraId="7205037A" w14:textId="52D67BF6" w:rsidR="00A51410" w:rsidRPr="00A51410" w:rsidRDefault="00A51410" w:rsidP="00A51410">
            <w:pPr>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The score the model would expect for a school with the selected benchmark characteristics in that year.</w:t>
            </w:r>
          </w:p>
        </w:tc>
      </w:tr>
      <w:tr w:rsidR="00A51410" w:rsidRPr="00A51410" w14:paraId="69453B5F" w14:textId="77777777" w:rsidTr="00A51410">
        <w:trPr>
          <w:jc w:val="center"/>
        </w:trPr>
        <w:tc>
          <w:tcPr>
            <w:tcW w:w="3708" w:type="dxa"/>
            <w:shd w:val="clear" w:color="auto" w:fill="FFF7EA"/>
            <w:vAlign w:val="center"/>
          </w:tcPr>
          <w:p w14:paraId="0CE7B0CD" w14:textId="05757194" w:rsidR="00A51410" w:rsidRPr="00A51410" w:rsidRDefault="00A51410" w:rsidP="00A51410">
            <w:pPr>
              <w:spacing w:before="100" w:beforeAutospacing="1" w:after="100" w:afterAutospacing="1" w:line="240" w:lineRule="auto"/>
              <w:rPr>
                <w:rFonts w:ascii="Calibri" w:hAnsi="Calibri" w:cs="Calibri"/>
                <w:b/>
                <w:bCs/>
                <w:sz w:val="24"/>
                <w:szCs w:val="24"/>
              </w:rPr>
            </w:pPr>
            <w:r w:rsidRPr="00A51410">
              <w:rPr>
                <w:rFonts w:ascii="Calibri" w:hAnsi="Calibri" w:cs="Calibri"/>
                <w:b/>
                <w:bCs/>
                <w:sz w:val="24"/>
                <w:szCs w:val="24"/>
              </w:rPr>
              <w:t>Residual</w:t>
            </w:r>
          </w:p>
        </w:tc>
        <w:tc>
          <w:tcPr>
            <w:tcW w:w="4932" w:type="dxa"/>
            <w:shd w:val="clear" w:color="auto" w:fill="FBFCFE"/>
            <w:vAlign w:val="center"/>
          </w:tcPr>
          <w:p w14:paraId="2F76526F" w14:textId="6E10119E" w:rsidR="00A51410" w:rsidRPr="00A51410" w:rsidRDefault="00A51410" w:rsidP="00A51410">
            <w:pPr>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The difference between the observed score and the predicted benchmark score. This shows whether a school performed above or below what the benchmark model would expect.</w:t>
            </w:r>
          </w:p>
        </w:tc>
      </w:tr>
      <w:tr w:rsidR="00A51410" w:rsidRPr="00A51410" w14:paraId="75094D38" w14:textId="77777777" w:rsidTr="00A51410">
        <w:trPr>
          <w:jc w:val="center"/>
        </w:trPr>
        <w:tc>
          <w:tcPr>
            <w:tcW w:w="3708" w:type="dxa"/>
            <w:shd w:val="clear" w:color="auto" w:fill="FFF7EA"/>
            <w:vAlign w:val="center"/>
          </w:tcPr>
          <w:p w14:paraId="20039D8E" w14:textId="5FD6318A" w:rsidR="00A51410" w:rsidRPr="00A51410" w:rsidRDefault="00A51410" w:rsidP="00A51410">
            <w:pPr>
              <w:spacing w:before="100" w:beforeAutospacing="1" w:after="100" w:afterAutospacing="1" w:line="240" w:lineRule="auto"/>
              <w:rPr>
                <w:rFonts w:ascii="Calibri" w:hAnsi="Calibri" w:cs="Calibri"/>
                <w:b/>
                <w:bCs/>
                <w:sz w:val="24"/>
                <w:szCs w:val="24"/>
              </w:rPr>
            </w:pPr>
            <w:r w:rsidRPr="00A51410">
              <w:rPr>
                <w:rFonts w:ascii="Calibri" w:hAnsi="Calibri" w:cs="Calibri"/>
                <w:b/>
                <w:bCs/>
                <w:sz w:val="24"/>
                <w:szCs w:val="24"/>
              </w:rPr>
              <w:t>Performance z-score</w:t>
            </w:r>
          </w:p>
        </w:tc>
        <w:tc>
          <w:tcPr>
            <w:tcW w:w="4932" w:type="dxa"/>
            <w:shd w:val="clear" w:color="auto" w:fill="FBFCFE"/>
            <w:vAlign w:val="center"/>
          </w:tcPr>
          <w:p w14:paraId="45C01598" w14:textId="606D6A02" w:rsidR="00A51410" w:rsidRPr="00A51410" w:rsidRDefault="00A51410" w:rsidP="00A51410">
            <w:pPr>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The residual expressed in standardized units. This makes it easier to compare how far above or below benchmark a school is across schools and model specifications.</w:t>
            </w:r>
          </w:p>
        </w:tc>
      </w:tr>
      <w:tr w:rsidR="00A51410" w:rsidRPr="00A51410" w14:paraId="6CC1CBFA" w14:textId="77777777" w:rsidTr="00A51410">
        <w:trPr>
          <w:jc w:val="center"/>
        </w:trPr>
        <w:tc>
          <w:tcPr>
            <w:tcW w:w="3708" w:type="dxa"/>
            <w:tcBorders>
              <w:top w:val="single" w:sz="6" w:space="0" w:color="C7D5E2"/>
              <w:left w:val="single" w:sz="6" w:space="0" w:color="C7D5E2"/>
              <w:bottom w:val="single" w:sz="6" w:space="0" w:color="C7D5E2"/>
              <w:right w:val="single" w:sz="6" w:space="0" w:color="C7D5E2"/>
            </w:tcBorders>
            <w:shd w:val="clear" w:color="auto" w:fill="FFF7EA"/>
            <w:vAlign w:val="center"/>
          </w:tcPr>
          <w:p w14:paraId="00E457DB" w14:textId="76EE0661" w:rsidR="00A51410" w:rsidRPr="00A51410" w:rsidRDefault="00A51410" w:rsidP="00A51410">
            <w:pPr>
              <w:spacing w:before="100" w:beforeAutospacing="1" w:after="100" w:afterAutospacing="1" w:line="240" w:lineRule="auto"/>
              <w:rPr>
                <w:rFonts w:ascii="Calibri" w:hAnsi="Calibri" w:cs="Calibri"/>
                <w:b/>
                <w:bCs/>
                <w:sz w:val="24"/>
                <w:szCs w:val="24"/>
              </w:rPr>
            </w:pPr>
            <w:r w:rsidRPr="00A51410">
              <w:rPr>
                <w:rFonts w:ascii="Calibri" w:hAnsi="Calibri" w:cs="Calibri"/>
                <w:b/>
                <w:bCs/>
                <w:sz w:val="24"/>
                <w:szCs w:val="24"/>
              </w:rPr>
              <w:t>Performance rank</w:t>
            </w:r>
          </w:p>
        </w:tc>
        <w:tc>
          <w:tcPr>
            <w:tcW w:w="4932" w:type="dxa"/>
            <w:tcBorders>
              <w:top w:val="single" w:sz="6" w:space="0" w:color="C7D5E2"/>
              <w:left w:val="single" w:sz="6" w:space="0" w:color="C7D5E2"/>
              <w:bottom w:val="single" w:sz="6" w:space="0" w:color="C7D5E2"/>
              <w:right w:val="single" w:sz="6" w:space="0" w:color="C7D5E2"/>
            </w:tcBorders>
            <w:shd w:val="clear" w:color="auto" w:fill="FBFCFE"/>
            <w:vAlign w:val="center"/>
          </w:tcPr>
          <w:p w14:paraId="530B1F6F" w14:textId="1C3EA469" w:rsidR="00A51410" w:rsidRPr="00A51410" w:rsidRDefault="00A51410" w:rsidP="00A51410">
            <w:pPr>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A school’s relative standing based on its benchmark-adjusted performance. Smaller rank numbers indicate stronger performance relative to the benchmark.</w:t>
            </w:r>
          </w:p>
        </w:tc>
      </w:tr>
      <w:tr w:rsidR="00A51410" w:rsidRPr="00A51410" w14:paraId="76FBA35D" w14:textId="77777777" w:rsidTr="00A51410">
        <w:trPr>
          <w:jc w:val="center"/>
        </w:trPr>
        <w:tc>
          <w:tcPr>
            <w:tcW w:w="3708" w:type="dxa"/>
            <w:tcBorders>
              <w:top w:val="single" w:sz="6" w:space="0" w:color="C7D5E2"/>
              <w:left w:val="single" w:sz="6" w:space="0" w:color="C7D5E2"/>
              <w:bottom w:val="single" w:sz="6" w:space="0" w:color="C7D5E2"/>
              <w:right w:val="single" w:sz="6" w:space="0" w:color="C7D5E2"/>
            </w:tcBorders>
            <w:shd w:val="clear" w:color="auto" w:fill="FFF7EA"/>
            <w:vAlign w:val="center"/>
          </w:tcPr>
          <w:p w14:paraId="61BB1547" w14:textId="74A32307" w:rsidR="00A51410" w:rsidRPr="00A51410" w:rsidRDefault="00A51410" w:rsidP="00A51410">
            <w:pPr>
              <w:spacing w:before="100" w:beforeAutospacing="1" w:after="100" w:afterAutospacing="1" w:line="240" w:lineRule="auto"/>
              <w:rPr>
                <w:rFonts w:ascii="Calibri" w:hAnsi="Calibri" w:cs="Calibri"/>
                <w:b/>
                <w:bCs/>
                <w:sz w:val="24"/>
                <w:szCs w:val="24"/>
              </w:rPr>
            </w:pPr>
            <w:r w:rsidRPr="00A51410">
              <w:rPr>
                <w:rFonts w:ascii="Calibri" w:hAnsi="Calibri" w:cs="Calibri"/>
                <w:b/>
                <w:bCs/>
                <w:sz w:val="24"/>
                <w:szCs w:val="24"/>
              </w:rPr>
              <w:t>Benchmark definition</w:t>
            </w:r>
          </w:p>
        </w:tc>
        <w:tc>
          <w:tcPr>
            <w:tcW w:w="4932" w:type="dxa"/>
            <w:tcBorders>
              <w:top w:val="single" w:sz="6" w:space="0" w:color="C7D5E2"/>
              <w:left w:val="single" w:sz="6" w:space="0" w:color="C7D5E2"/>
              <w:bottom w:val="single" w:sz="6" w:space="0" w:color="C7D5E2"/>
              <w:right w:val="single" w:sz="6" w:space="0" w:color="C7D5E2"/>
            </w:tcBorders>
            <w:shd w:val="clear" w:color="auto" w:fill="FBFCFE"/>
            <w:vAlign w:val="center"/>
          </w:tcPr>
          <w:p w14:paraId="612C2E5D" w14:textId="23E88B5E" w:rsidR="00A51410" w:rsidRPr="00A51410" w:rsidRDefault="00A51410" w:rsidP="00A51410">
            <w:pPr>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The set of characteristics used to define the comparison school, such as low income, race, SPED, ELL, county, or other school-level characteristics.</w:t>
            </w:r>
          </w:p>
        </w:tc>
      </w:tr>
      <w:tr w:rsidR="00A51410" w:rsidRPr="00A51410" w14:paraId="7AE00A50" w14:textId="77777777" w:rsidTr="00A51410">
        <w:trPr>
          <w:jc w:val="center"/>
        </w:trPr>
        <w:tc>
          <w:tcPr>
            <w:tcW w:w="3708" w:type="dxa"/>
            <w:tcBorders>
              <w:top w:val="single" w:sz="6" w:space="0" w:color="C7D5E2"/>
              <w:left w:val="single" w:sz="6" w:space="0" w:color="C7D5E2"/>
              <w:bottom w:val="single" w:sz="6" w:space="0" w:color="C7D5E2"/>
              <w:right w:val="single" w:sz="6" w:space="0" w:color="C7D5E2"/>
            </w:tcBorders>
            <w:shd w:val="clear" w:color="auto" w:fill="FFF7EA"/>
            <w:vAlign w:val="center"/>
          </w:tcPr>
          <w:p w14:paraId="2EB7111C" w14:textId="04B8BEFB" w:rsidR="00A51410" w:rsidRPr="00A51410" w:rsidRDefault="00A51410" w:rsidP="00A51410">
            <w:pPr>
              <w:spacing w:before="100" w:beforeAutospacing="1" w:after="100" w:afterAutospacing="1" w:line="240" w:lineRule="auto"/>
              <w:rPr>
                <w:rFonts w:ascii="Calibri" w:hAnsi="Calibri" w:cs="Calibri"/>
                <w:b/>
                <w:bCs/>
                <w:sz w:val="24"/>
                <w:szCs w:val="24"/>
              </w:rPr>
            </w:pPr>
            <w:r w:rsidRPr="00A51410">
              <w:rPr>
                <w:rFonts w:ascii="Calibri" w:hAnsi="Calibri" w:cs="Calibri"/>
                <w:b/>
                <w:bCs/>
                <w:sz w:val="24"/>
                <w:szCs w:val="24"/>
              </w:rPr>
              <w:t>Baseline model</w:t>
            </w:r>
          </w:p>
        </w:tc>
        <w:tc>
          <w:tcPr>
            <w:tcW w:w="4932" w:type="dxa"/>
            <w:tcBorders>
              <w:top w:val="single" w:sz="6" w:space="0" w:color="C7D5E2"/>
              <w:left w:val="single" w:sz="6" w:space="0" w:color="C7D5E2"/>
              <w:bottom w:val="single" w:sz="6" w:space="0" w:color="C7D5E2"/>
              <w:right w:val="single" w:sz="6" w:space="0" w:color="C7D5E2"/>
            </w:tcBorders>
            <w:shd w:val="clear" w:color="auto" w:fill="FBFCFE"/>
            <w:vAlign w:val="center"/>
          </w:tcPr>
          <w:p w14:paraId="40182F6C" w14:textId="4DDD175F" w:rsidR="00A51410" w:rsidRPr="00A51410" w:rsidRDefault="00A51410" w:rsidP="00A51410">
            <w:pPr>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The starting benchmark definition used for comparison in this walkthrough. In this demonstration, the baseline model is school year + low income.</w:t>
            </w:r>
          </w:p>
        </w:tc>
      </w:tr>
      <w:tr w:rsidR="00A51410" w:rsidRPr="00A51410" w14:paraId="4C823FDC" w14:textId="77777777" w:rsidTr="00A51410">
        <w:trPr>
          <w:jc w:val="center"/>
        </w:trPr>
        <w:tc>
          <w:tcPr>
            <w:tcW w:w="3708" w:type="dxa"/>
            <w:tcBorders>
              <w:top w:val="single" w:sz="6" w:space="0" w:color="C7D5E2"/>
              <w:left w:val="single" w:sz="6" w:space="0" w:color="C7D5E2"/>
              <w:bottom w:val="single" w:sz="6" w:space="0" w:color="C7D5E2"/>
              <w:right w:val="single" w:sz="6" w:space="0" w:color="C7D5E2"/>
            </w:tcBorders>
            <w:shd w:val="clear" w:color="auto" w:fill="FFF7EA"/>
            <w:vAlign w:val="center"/>
          </w:tcPr>
          <w:p w14:paraId="7FF89539" w14:textId="7DEFC510" w:rsidR="00A51410" w:rsidRPr="00A51410" w:rsidRDefault="00A51410" w:rsidP="00A51410">
            <w:pPr>
              <w:spacing w:before="100" w:beforeAutospacing="1" w:after="100" w:afterAutospacing="1" w:line="240" w:lineRule="auto"/>
              <w:rPr>
                <w:rFonts w:ascii="Calibri" w:hAnsi="Calibri" w:cs="Calibri"/>
                <w:b/>
                <w:bCs/>
                <w:sz w:val="24"/>
                <w:szCs w:val="24"/>
              </w:rPr>
            </w:pPr>
            <w:r w:rsidRPr="00A51410">
              <w:rPr>
                <w:rFonts w:ascii="Calibri" w:hAnsi="Calibri" w:cs="Calibri"/>
                <w:b/>
                <w:bCs/>
                <w:sz w:val="24"/>
                <w:szCs w:val="24"/>
              </w:rPr>
              <w:t>Alternative benchmark definitions</w:t>
            </w:r>
          </w:p>
        </w:tc>
        <w:tc>
          <w:tcPr>
            <w:tcW w:w="4932" w:type="dxa"/>
            <w:tcBorders>
              <w:top w:val="single" w:sz="6" w:space="0" w:color="C7D5E2"/>
              <w:left w:val="single" w:sz="6" w:space="0" w:color="C7D5E2"/>
              <w:bottom w:val="single" w:sz="6" w:space="0" w:color="C7D5E2"/>
              <w:right w:val="single" w:sz="6" w:space="0" w:color="C7D5E2"/>
            </w:tcBorders>
            <w:shd w:val="clear" w:color="auto" w:fill="FBFCFE"/>
            <w:vAlign w:val="center"/>
          </w:tcPr>
          <w:p w14:paraId="7E8196C7" w14:textId="19BE4327" w:rsidR="00A51410" w:rsidRPr="00A51410" w:rsidRDefault="00A51410" w:rsidP="00A51410">
            <w:pPr>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The other model specifications used to compare results against the baseline model.</w:t>
            </w:r>
          </w:p>
        </w:tc>
      </w:tr>
    </w:tbl>
    <w:p w14:paraId="057009CD" w14:textId="53CB0AB0" w:rsidR="00D43090" w:rsidRPr="00A51410" w:rsidRDefault="000C4C0B" w:rsidP="00D16E7B">
      <w:pPr>
        <w:pBdr>
          <w:top w:val="single" w:sz="8" w:space="4" w:color="C7D5E2"/>
          <w:left w:val="single" w:sz="8" w:space="4" w:color="C7D5E2"/>
          <w:bottom w:val="single" w:sz="8" w:space="4" w:color="C7D5E2"/>
          <w:right w:val="single" w:sz="8" w:space="4" w:color="C7D5E2"/>
        </w:pBdr>
        <w:shd w:val="clear" w:color="auto" w:fill="FBFCFE"/>
        <w:spacing w:before="100" w:beforeAutospacing="1" w:after="100" w:afterAutospacing="1" w:line="240" w:lineRule="auto"/>
        <w:jc w:val="center"/>
        <w:rPr>
          <w:rFonts w:ascii="Calibri" w:hAnsi="Calibri" w:cs="Calibri"/>
          <w:sz w:val="24"/>
          <w:szCs w:val="24"/>
        </w:rPr>
      </w:pPr>
      <w:r>
        <w:rPr>
          <w:rFonts w:ascii="Calibri" w:hAnsi="Calibri" w:cs="Calibri"/>
          <w:noProof/>
          <w:sz w:val="24"/>
          <w:szCs w:val="24"/>
        </w:rPr>
        <w:lastRenderedPageBreak/>
        <w:drawing>
          <wp:inline distT="0" distB="0" distL="0" distR="0" wp14:anchorId="2F65ECDD" wp14:editId="3FDA6CCB">
            <wp:extent cx="6035040" cy="5728970"/>
            <wp:effectExtent l="0" t="0" r="0" b="0"/>
            <wp:docPr id="11687629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62989" name="Picture 1168762989"/>
                    <pic:cNvPicPr/>
                  </pic:nvPicPr>
                  <pic:blipFill>
                    <a:blip r:embed="rId11"/>
                    <a:stretch>
                      <a:fillRect/>
                    </a:stretch>
                  </pic:blipFill>
                  <pic:spPr>
                    <a:xfrm>
                      <a:off x="0" y="0"/>
                      <a:ext cx="6035040" cy="5728970"/>
                    </a:xfrm>
                    <a:prstGeom prst="rect">
                      <a:avLst/>
                    </a:prstGeom>
                  </pic:spPr>
                </pic:pic>
              </a:graphicData>
            </a:graphic>
          </wp:inline>
        </w:drawing>
      </w:r>
    </w:p>
    <w:p w14:paraId="3634ACFA" w14:textId="77777777" w:rsidR="00D43090" w:rsidRPr="00A51410" w:rsidRDefault="00D43090" w:rsidP="00A51410">
      <w:pPr>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The summary table lists each school’s baseline rank and shows how far that school moves across alternative benchmark definitions, including its best and worst rank, total rank range, and the largest shifts in expected score and performance signal.</w:t>
      </w:r>
    </w:p>
    <w:p w14:paraId="1DDCD2CE" w14:textId="77777777" w:rsidR="00D43090" w:rsidRPr="00A51410" w:rsidRDefault="00D43090" w:rsidP="00A51410">
      <w:pPr>
        <w:spacing w:before="100" w:beforeAutospacing="1" w:after="100" w:afterAutospacing="1" w:line="240" w:lineRule="auto"/>
        <w:rPr>
          <w:rFonts w:ascii="Calibri" w:hAnsi="Calibri" w:cs="Calibri"/>
          <w:sz w:val="24"/>
          <w:szCs w:val="24"/>
        </w:rPr>
      </w:pPr>
      <w:r w:rsidRPr="00A51410">
        <w:rPr>
          <w:rFonts w:ascii="Calibri" w:hAnsi="Calibri" w:cs="Calibri"/>
          <w:b/>
          <w:bCs/>
          <w:sz w:val="24"/>
          <w:szCs w:val="24"/>
        </w:rPr>
        <w:t>Inference:</w:t>
      </w:r>
      <w:r w:rsidRPr="00A51410">
        <w:rPr>
          <w:rFonts w:ascii="Calibri" w:hAnsi="Calibri" w:cs="Calibri"/>
          <w:sz w:val="24"/>
          <w:szCs w:val="24"/>
        </w:rPr>
        <w:t> The table suggests that benchmark sensitivity is uneven across schools. Some schools stay in nearly the same position regardless of benchmark definition, while others shift substantially, which means the choice of benchmark can materially affect how results are interpreted.</w:t>
      </w:r>
    </w:p>
    <w:p w14:paraId="3B8FF676" w14:textId="77777777" w:rsidR="00D43090" w:rsidRPr="00A51410" w:rsidRDefault="00D43090" w:rsidP="00A51410">
      <w:pPr>
        <w:spacing w:before="100" w:beforeAutospacing="1" w:after="100" w:afterAutospacing="1" w:line="240" w:lineRule="auto"/>
        <w:rPr>
          <w:rFonts w:ascii="Calibri" w:hAnsi="Calibri" w:cs="Calibri"/>
          <w:sz w:val="24"/>
          <w:szCs w:val="24"/>
        </w:rPr>
      </w:pPr>
    </w:p>
    <w:p w14:paraId="1CEEED9A" w14:textId="5762ED01" w:rsidR="00D43090" w:rsidRPr="00A51410" w:rsidRDefault="00EF6241" w:rsidP="00A51410">
      <w:pPr>
        <w:pBdr>
          <w:top w:val="single" w:sz="8" w:space="4" w:color="C7D5E2"/>
          <w:left w:val="single" w:sz="8" w:space="4" w:color="C7D5E2"/>
          <w:bottom w:val="single" w:sz="8" w:space="4" w:color="C7D5E2"/>
          <w:right w:val="single" w:sz="8" w:space="4" w:color="C7D5E2"/>
        </w:pBdr>
        <w:shd w:val="clear" w:color="auto" w:fill="FBFCFE"/>
        <w:spacing w:before="100" w:beforeAutospacing="1" w:after="100" w:afterAutospacing="1" w:line="240" w:lineRule="auto"/>
        <w:jc w:val="center"/>
        <w:rPr>
          <w:rFonts w:ascii="Calibri" w:hAnsi="Calibri" w:cs="Calibri"/>
          <w:sz w:val="24"/>
          <w:szCs w:val="24"/>
        </w:rPr>
      </w:pPr>
      <w:r>
        <w:rPr>
          <w:rFonts w:ascii="Calibri" w:hAnsi="Calibri" w:cs="Calibri"/>
          <w:noProof/>
          <w:sz w:val="24"/>
          <w:szCs w:val="24"/>
        </w:rPr>
        <w:lastRenderedPageBreak/>
        <w:drawing>
          <wp:inline distT="0" distB="0" distL="0" distR="0" wp14:anchorId="092B24BF" wp14:editId="10E95CFB">
            <wp:extent cx="6035040" cy="4465955"/>
            <wp:effectExtent l="0" t="0" r="0" b="4445"/>
            <wp:docPr id="15323859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85904" name="Picture 1532385904"/>
                    <pic:cNvPicPr/>
                  </pic:nvPicPr>
                  <pic:blipFill>
                    <a:blip r:embed="rId12"/>
                    <a:stretch>
                      <a:fillRect/>
                    </a:stretch>
                  </pic:blipFill>
                  <pic:spPr>
                    <a:xfrm>
                      <a:off x="0" y="0"/>
                      <a:ext cx="6035040" cy="4465955"/>
                    </a:xfrm>
                    <a:prstGeom prst="rect">
                      <a:avLst/>
                    </a:prstGeom>
                  </pic:spPr>
                </pic:pic>
              </a:graphicData>
            </a:graphic>
          </wp:inline>
        </w:drawing>
      </w:r>
    </w:p>
    <w:p w14:paraId="151DF388" w14:textId="77777777" w:rsidR="00D43090" w:rsidRPr="00A51410" w:rsidRDefault="00D43090" w:rsidP="00A51410">
      <w:pPr>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The rank heatmap tracks the same schools across benchmark definitions and makes the direction of movement easy to see. It gives a quick visual answer to a practical question: when the benchmark changes, do schools stay in roughly the same place, or do they move?</w:t>
      </w:r>
    </w:p>
    <w:p w14:paraId="39145FEE" w14:textId="77777777" w:rsidR="00D43090" w:rsidRPr="00A51410" w:rsidRDefault="00D43090" w:rsidP="00A51410">
      <w:pPr>
        <w:spacing w:before="100" w:beforeAutospacing="1" w:after="100" w:afterAutospacing="1" w:line="240" w:lineRule="auto"/>
        <w:rPr>
          <w:rFonts w:ascii="Calibri" w:hAnsi="Calibri" w:cs="Calibri"/>
          <w:sz w:val="24"/>
          <w:szCs w:val="24"/>
        </w:rPr>
      </w:pPr>
      <w:r w:rsidRPr="00A51410">
        <w:rPr>
          <w:rFonts w:ascii="Calibri" w:hAnsi="Calibri" w:cs="Calibri"/>
          <w:b/>
          <w:bCs/>
          <w:sz w:val="24"/>
          <w:szCs w:val="24"/>
        </w:rPr>
        <w:t>Inference:</w:t>
      </w:r>
      <w:r w:rsidRPr="00A51410">
        <w:rPr>
          <w:rFonts w:ascii="Calibri" w:hAnsi="Calibri" w:cs="Calibri"/>
          <w:sz w:val="24"/>
          <w:szCs w:val="24"/>
        </w:rPr>
        <w:t> The heatmap shows that rank movement is not uniform across schools or benchmark definitions. Some schools stay in nearly the same position across models, while others move noticeably, suggesting that certain benchmark choices have a larger effect on relative standing than others.</w:t>
      </w:r>
    </w:p>
    <w:p w14:paraId="5DB0F7CA" w14:textId="77777777" w:rsidR="00D43090" w:rsidRPr="00A51410" w:rsidRDefault="00D43090" w:rsidP="00A51410">
      <w:pPr>
        <w:pBdr>
          <w:top w:val="single" w:sz="8" w:space="4" w:color="C7D5E2"/>
          <w:left w:val="single" w:sz="8" w:space="4" w:color="C7D5E2"/>
          <w:bottom w:val="single" w:sz="8" w:space="4" w:color="C7D5E2"/>
          <w:right w:val="single" w:sz="8" w:space="4" w:color="C7D5E2"/>
        </w:pBdr>
        <w:shd w:val="clear" w:color="auto" w:fill="FBFCFE"/>
        <w:spacing w:before="100" w:beforeAutospacing="1" w:after="100" w:afterAutospacing="1" w:line="240" w:lineRule="auto"/>
        <w:jc w:val="center"/>
        <w:rPr>
          <w:rFonts w:ascii="Calibri" w:hAnsi="Calibri" w:cs="Calibri"/>
          <w:sz w:val="24"/>
          <w:szCs w:val="24"/>
        </w:rPr>
      </w:pPr>
      <w:r w:rsidRPr="00A51410">
        <w:rPr>
          <w:rFonts w:ascii="Calibri" w:hAnsi="Calibri" w:cs="Calibri"/>
          <w:noProof/>
          <w:color w:val="5B6875"/>
          <w:sz w:val="24"/>
          <w:szCs w:val="24"/>
        </w:rPr>
        <w:lastRenderedPageBreak/>
        <w:drawing>
          <wp:inline distT="0" distB="0" distL="0" distR="0" wp14:anchorId="3744C6B4" wp14:editId="6487BE15">
            <wp:extent cx="6035040" cy="4243070"/>
            <wp:effectExtent l="0" t="0" r="0" b="0"/>
            <wp:docPr id="21432491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49182" name="Picture 2143249182"/>
                    <pic:cNvPicPr/>
                  </pic:nvPicPr>
                  <pic:blipFill>
                    <a:blip r:embed="rId13"/>
                    <a:stretch>
                      <a:fillRect/>
                    </a:stretch>
                  </pic:blipFill>
                  <pic:spPr>
                    <a:xfrm>
                      <a:off x="0" y="0"/>
                      <a:ext cx="6035040" cy="4243070"/>
                    </a:xfrm>
                    <a:prstGeom prst="rect">
                      <a:avLst/>
                    </a:prstGeom>
                  </pic:spPr>
                </pic:pic>
              </a:graphicData>
            </a:graphic>
          </wp:inline>
        </w:drawing>
      </w:r>
    </w:p>
    <w:p w14:paraId="691EE16A" w14:textId="77777777" w:rsidR="00D43090" w:rsidRPr="00A51410" w:rsidRDefault="00D43090" w:rsidP="00A51410">
      <w:pPr>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The dumbbell plot gives a clearer view of the size of those rank changes. It places each school’s baseline rank next to its rank under each alternative benchmark definition, making it easier to distinguish minor movement from more substantial shifts.</w:t>
      </w:r>
    </w:p>
    <w:p w14:paraId="60BA81F6" w14:textId="77777777" w:rsidR="00D43090" w:rsidRPr="00A51410" w:rsidRDefault="00D43090" w:rsidP="00A51410">
      <w:pPr>
        <w:spacing w:before="100" w:beforeAutospacing="1" w:after="100" w:afterAutospacing="1" w:line="240" w:lineRule="auto"/>
        <w:rPr>
          <w:rFonts w:ascii="Calibri" w:hAnsi="Calibri" w:cs="Calibri"/>
          <w:sz w:val="24"/>
          <w:szCs w:val="24"/>
        </w:rPr>
      </w:pPr>
      <w:r w:rsidRPr="00A51410">
        <w:rPr>
          <w:rFonts w:ascii="Calibri" w:hAnsi="Calibri" w:cs="Calibri"/>
          <w:b/>
          <w:bCs/>
          <w:sz w:val="24"/>
          <w:szCs w:val="24"/>
        </w:rPr>
        <w:t>Inference:</w:t>
      </w:r>
      <w:r w:rsidRPr="00A51410">
        <w:rPr>
          <w:rFonts w:ascii="Calibri" w:hAnsi="Calibri" w:cs="Calibri"/>
          <w:sz w:val="24"/>
          <w:szCs w:val="24"/>
        </w:rPr>
        <w:t> The dumbbell plot suggests that benchmark sensitivity varies not just in direction, but in magnitude. Many schools move only slightly across benchmark definitions, but a smaller number experience larger shifts that could meaningfully change how their benchmark-adjusted standing is understood.</w:t>
      </w:r>
    </w:p>
    <w:p w14:paraId="6E18AE21" w14:textId="46883CDD" w:rsidR="00D43090" w:rsidRPr="00A51410" w:rsidRDefault="005F4D2C" w:rsidP="00A51410">
      <w:pPr>
        <w:pBdr>
          <w:top w:val="single" w:sz="8" w:space="4" w:color="C7D5E2"/>
          <w:left w:val="single" w:sz="8" w:space="4" w:color="C7D5E2"/>
          <w:bottom w:val="single" w:sz="8" w:space="4" w:color="C7D5E2"/>
          <w:right w:val="single" w:sz="8" w:space="4" w:color="C7D5E2"/>
        </w:pBdr>
        <w:shd w:val="clear" w:color="auto" w:fill="FBFCFE"/>
        <w:spacing w:before="100" w:beforeAutospacing="1" w:after="100" w:afterAutospacing="1" w:line="240" w:lineRule="auto"/>
        <w:jc w:val="center"/>
        <w:rPr>
          <w:rFonts w:ascii="Calibri" w:hAnsi="Calibri" w:cs="Calibri"/>
          <w:sz w:val="24"/>
          <w:szCs w:val="24"/>
        </w:rPr>
      </w:pPr>
      <w:r>
        <w:rPr>
          <w:rFonts w:ascii="Calibri" w:hAnsi="Calibri" w:cs="Calibri"/>
          <w:noProof/>
          <w:sz w:val="24"/>
          <w:szCs w:val="24"/>
        </w:rPr>
        <w:lastRenderedPageBreak/>
        <w:drawing>
          <wp:inline distT="0" distB="0" distL="0" distR="0" wp14:anchorId="7393D0A2" wp14:editId="567441F5">
            <wp:extent cx="6035040" cy="3684905"/>
            <wp:effectExtent l="0" t="0" r="0" b="0"/>
            <wp:docPr id="4378140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14024" name="Picture 437814024"/>
                    <pic:cNvPicPr/>
                  </pic:nvPicPr>
                  <pic:blipFill>
                    <a:blip r:embed="rId14"/>
                    <a:stretch>
                      <a:fillRect/>
                    </a:stretch>
                  </pic:blipFill>
                  <pic:spPr>
                    <a:xfrm>
                      <a:off x="0" y="0"/>
                      <a:ext cx="6035040" cy="3684905"/>
                    </a:xfrm>
                    <a:prstGeom prst="rect">
                      <a:avLst/>
                    </a:prstGeom>
                  </pic:spPr>
                </pic:pic>
              </a:graphicData>
            </a:graphic>
          </wp:inline>
        </w:drawing>
      </w:r>
    </w:p>
    <w:p w14:paraId="43DD1A2E" w14:textId="77777777" w:rsidR="00D43090" w:rsidRPr="00A51410" w:rsidRDefault="00D43090" w:rsidP="00A51410">
      <w:pPr>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The summary figure condenses the school-level comparisons into a single view by showing the average absolute rank change under each benchmark definition. It provides a quick way to see which benchmark additions are associated with the most overall movement.</w:t>
      </w:r>
    </w:p>
    <w:p w14:paraId="144229A9" w14:textId="77777777" w:rsidR="00D43090" w:rsidRPr="00A51410" w:rsidRDefault="00D43090" w:rsidP="00A51410">
      <w:pPr>
        <w:spacing w:before="100" w:beforeAutospacing="1" w:after="100" w:afterAutospacing="1" w:line="240" w:lineRule="auto"/>
        <w:rPr>
          <w:rFonts w:ascii="Calibri" w:hAnsi="Calibri" w:cs="Calibri"/>
          <w:sz w:val="24"/>
          <w:szCs w:val="24"/>
        </w:rPr>
      </w:pPr>
      <w:r w:rsidRPr="00A51410">
        <w:rPr>
          <w:rFonts w:ascii="Calibri" w:hAnsi="Calibri" w:cs="Calibri"/>
          <w:b/>
          <w:bCs/>
          <w:sz w:val="24"/>
          <w:szCs w:val="24"/>
        </w:rPr>
        <w:t>Inference:</w:t>
      </w:r>
      <w:r w:rsidRPr="00A51410">
        <w:rPr>
          <w:rFonts w:ascii="Calibri" w:hAnsi="Calibri" w:cs="Calibri"/>
          <w:sz w:val="24"/>
          <w:szCs w:val="24"/>
        </w:rPr>
        <w:t xml:space="preserve"> The summary figure suggests that benchmark additions do not contribute equally to rank movement. In this demonstration, county and gender produce relatively small average shifts, while race, SPED, ELL, and especially the full covariate specification </w:t>
      </w:r>
      <w:proofErr w:type="gramStart"/>
      <w:r w:rsidRPr="00A51410">
        <w:rPr>
          <w:rFonts w:ascii="Calibri" w:hAnsi="Calibri" w:cs="Calibri"/>
          <w:sz w:val="24"/>
          <w:szCs w:val="24"/>
        </w:rPr>
        <w:t>produce</w:t>
      </w:r>
      <w:proofErr w:type="gramEnd"/>
      <w:r w:rsidRPr="00A51410">
        <w:rPr>
          <w:rFonts w:ascii="Calibri" w:hAnsi="Calibri" w:cs="Calibri"/>
          <w:sz w:val="24"/>
          <w:szCs w:val="24"/>
        </w:rPr>
        <w:t xml:space="preserve"> larger changes in school standing.</w:t>
      </w:r>
    </w:p>
    <w:p w14:paraId="4944EECB" w14:textId="2A2A9D0D" w:rsidR="00D43090" w:rsidRPr="00A51410" w:rsidRDefault="005F4D2C" w:rsidP="00A51410">
      <w:pPr>
        <w:pBdr>
          <w:top w:val="single" w:sz="8" w:space="4" w:color="C7D5E2"/>
          <w:left w:val="single" w:sz="8" w:space="4" w:color="C7D5E2"/>
          <w:bottom w:val="single" w:sz="8" w:space="4" w:color="C7D5E2"/>
          <w:right w:val="single" w:sz="8" w:space="4" w:color="C7D5E2"/>
        </w:pBdr>
        <w:shd w:val="clear" w:color="auto" w:fill="FBFCFE"/>
        <w:spacing w:before="100" w:beforeAutospacing="1" w:after="100" w:afterAutospacing="1" w:line="240" w:lineRule="auto"/>
        <w:jc w:val="center"/>
        <w:rPr>
          <w:rFonts w:ascii="Calibri" w:hAnsi="Calibri" w:cs="Calibri"/>
          <w:sz w:val="24"/>
          <w:szCs w:val="24"/>
        </w:rPr>
      </w:pPr>
      <w:r>
        <w:rPr>
          <w:rFonts w:ascii="Calibri" w:hAnsi="Calibri" w:cs="Calibri"/>
          <w:noProof/>
          <w:sz w:val="24"/>
          <w:szCs w:val="24"/>
        </w:rPr>
        <w:lastRenderedPageBreak/>
        <w:drawing>
          <wp:inline distT="0" distB="0" distL="0" distR="0" wp14:anchorId="3FD7D6B0" wp14:editId="73E337DE">
            <wp:extent cx="6035040" cy="3960495"/>
            <wp:effectExtent l="0" t="0" r="0" b="1905"/>
            <wp:docPr id="19778013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01399" name="Picture 1977801399"/>
                    <pic:cNvPicPr/>
                  </pic:nvPicPr>
                  <pic:blipFill>
                    <a:blip r:embed="rId15"/>
                    <a:stretch>
                      <a:fillRect/>
                    </a:stretch>
                  </pic:blipFill>
                  <pic:spPr>
                    <a:xfrm>
                      <a:off x="0" y="0"/>
                      <a:ext cx="6035040" cy="3960495"/>
                    </a:xfrm>
                    <a:prstGeom prst="rect">
                      <a:avLst/>
                    </a:prstGeom>
                  </pic:spPr>
                </pic:pic>
              </a:graphicData>
            </a:graphic>
          </wp:inline>
        </w:drawing>
      </w:r>
    </w:p>
    <w:p w14:paraId="7489B6A3" w14:textId="77777777" w:rsidR="00D43090" w:rsidRPr="00A51410" w:rsidRDefault="00D43090" w:rsidP="00A51410">
      <w:pPr>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This figure is more technical, but it helps show what is happening underneath the rank comparisons. It tracks the same schools across benchmark definitions and shows how the model’s core outputs change across specifications, including the predicted benchmark score, the residual-based performance signal, the standardized performance z-score, and the resulting overall rank. Its main value is that it ties the visible rank movement back to the mechanics of the model rather than treating rank as a stand-alone result.</w:t>
      </w:r>
    </w:p>
    <w:p w14:paraId="4665661C" w14:textId="653578C8" w:rsidR="00D43090" w:rsidRPr="00A51410" w:rsidRDefault="00D43090" w:rsidP="00A51410">
      <w:pPr>
        <w:spacing w:before="100" w:beforeAutospacing="1" w:after="100" w:afterAutospacing="1" w:line="240" w:lineRule="auto"/>
        <w:rPr>
          <w:rFonts w:ascii="Calibri" w:hAnsi="Calibri" w:cs="Calibri"/>
          <w:sz w:val="24"/>
          <w:szCs w:val="24"/>
        </w:rPr>
      </w:pPr>
      <w:r w:rsidRPr="00A51410">
        <w:rPr>
          <w:rFonts w:ascii="Calibri" w:hAnsi="Calibri" w:cs="Calibri"/>
          <w:b/>
          <w:bCs/>
          <w:sz w:val="24"/>
          <w:szCs w:val="24"/>
        </w:rPr>
        <w:t>Inference:</w:t>
      </w:r>
      <w:r w:rsidRPr="00A51410">
        <w:rPr>
          <w:rFonts w:ascii="Calibri" w:hAnsi="Calibri" w:cs="Calibri"/>
          <w:sz w:val="24"/>
          <w:szCs w:val="24"/>
        </w:rPr>
        <w:t> The appendix figure suggests that changes in school rank are being driven by underlying changes in the model outputs themselves. As the benchmark definition changes, the predicted score, residual-based performance signal, and standardized performance measure also shift, which helps explain why some schools move more than others in rank.</w:t>
      </w:r>
    </w:p>
    <w:p w14:paraId="3B354FA1" w14:textId="77777777" w:rsidR="00B21D16" w:rsidRPr="00A51410" w:rsidRDefault="00B21D16" w:rsidP="00A51410">
      <w:pPr>
        <w:spacing w:before="100" w:beforeAutospacing="1" w:after="100" w:afterAutospacing="1" w:line="240" w:lineRule="auto"/>
        <w:rPr>
          <w:rFonts w:ascii="Calibri" w:hAnsi="Calibri" w:cs="Calibri"/>
          <w:sz w:val="24"/>
          <w:szCs w:val="24"/>
        </w:rPr>
      </w:pPr>
    </w:p>
    <w:p w14:paraId="3E7619D1" w14:textId="77777777" w:rsidR="00B21D16" w:rsidRPr="00A51410" w:rsidRDefault="00B21D16" w:rsidP="00A51410">
      <w:pPr>
        <w:spacing w:before="100" w:beforeAutospacing="1" w:after="100" w:afterAutospacing="1" w:line="240" w:lineRule="auto"/>
        <w:rPr>
          <w:rFonts w:ascii="Calibri" w:hAnsi="Calibri" w:cs="Calibri"/>
          <w:sz w:val="24"/>
          <w:szCs w:val="24"/>
        </w:rPr>
      </w:pPr>
    </w:p>
    <w:p w14:paraId="6A0019CC" w14:textId="77777777" w:rsidR="00B21D16" w:rsidRPr="00A51410" w:rsidRDefault="00B21D16" w:rsidP="00A51410">
      <w:pPr>
        <w:spacing w:before="100" w:beforeAutospacing="1" w:after="100" w:afterAutospacing="1" w:line="240" w:lineRule="auto"/>
        <w:rPr>
          <w:rFonts w:ascii="Calibri" w:hAnsi="Calibri" w:cs="Calibri"/>
          <w:sz w:val="24"/>
          <w:szCs w:val="24"/>
        </w:rPr>
      </w:pPr>
    </w:p>
    <w:p w14:paraId="61AF0170" w14:textId="77777777" w:rsidR="00B21D16" w:rsidRPr="00A51410" w:rsidRDefault="00B21D16" w:rsidP="00A51410">
      <w:pPr>
        <w:spacing w:before="100" w:beforeAutospacing="1" w:after="100" w:afterAutospacing="1" w:line="240" w:lineRule="auto"/>
        <w:rPr>
          <w:rFonts w:ascii="Calibri" w:hAnsi="Calibri" w:cs="Calibri"/>
          <w:sz w:val="24"/>
          <w:szCs w:val="24"/>
        </w:rPr>
      </w:pPr>
    </w:p>
    <w:p w14:paraId="7FE4D1E9" w14:textId="77777777" w:rsidR="00B21D16" w:rsidRPr="00A51410" w:rsidRDefault="00B21D16" w:rsidP="00A51410">
      <w:pPr>
        <w:spacing w:before="100" w:beforeAutospacing="1" w:after="100" w:afterAutospacing="1" w:line="240" w:lineRule="auto"/>
        <w:rPr>
          <w:rFonts w:ascii="Calibri" w:hAnsi="Calibri" w:cs="Calibri"/>
          <w:sz w:val="24"/>
          <w:szCs w:val="24"/>
        </w:rPr>
      </w:pPr>
    </w:p>
    <w:p w14:paraId="5F355DCA" w14:textId="77777777" w:rsidR="00B21D16" w:rsidRPr="00A51410" w:rsidRDefault="00B21D16" w:rsidP="00A51410">
      <w:pPr>
        <w:spacing w:before="100" w:beforeAutospacing="1" w:after="100" w:afterAutospacing="1" w:line="240" w:lineRule="auto"/>
        <w:rPr>
          <w:rFonts w:ascii="Calibri" w:hAnsi="Calibri" w:cs="Calibri"/>
          <w:sz w:val="24"/>
          <w:szCs w:val="24"/>
        </w:rPr>
      </w:pPr>
    </w:p>
    <w:p w14:paraId="6B053793" w14:textId="1D522E32" w:rsidR="00B21D16" w:rsidRPr="00A51410" w:rsidRDefault="00B21D16" w:rsidP="00A51410">
      <w:pPr>
        <w:spacing w:before="100" w:beforeAutospacing="1" w:after="100" w:afterAutospacing="1" w:line="240" w:lineRule="auto"/>
        <w:rPr>
          <w:rFonts w:ascii="Calibri" w:hAnsi="Calibri" w:cs="Calibri"/>
          <w:b/>
          <w:bCs/>
          <w:color w:val="123758"/>
          <w:sz w:val="24"/>
          <w:szCs w:val="24"/>
        </w:rPr>
      </w:pPr>
      <w:r w:rsidRPr="00A51410">
        <w:rPr>
          <w:rFonts w:ascii="Calibri" w:hAnsi="Calibri" w:cs="Calibri"/>
          <w:b/>
          <w:bCs/>
          <w:color w:val="123758"/>
          <w:sz w:val="24"/>
          <w:szCs w:val="24"/>
        </w:rPr>
        <w:lastRenderedPageBreak/>
        <w:t xml:space="preserve">Appendix II. </w:t>
      </w:r>
      <w:r w:rsidR="00E43579" w:rsidRPr="00A51410">
        <w:rPr>
          <w:rFonts w:ascii="Calibri" w:hAnsi="Calibri" w:cs="Calibri"/>
          <w:b/>
          <w:bCs/>
          <w:color w:val="123758"/>
          <w:sz w:val="24"/>
          <w:szCs w:val="24"/>
        </w:rPr>
        <w:t>Technical Overview</w:t>
      </w:r>
    </w:p>
    <w:p w14:paraId="674AAEE1" w14:textId="77777777" w:rsidR="00E43579" w:rsidRPr="00A51410" w:rsidRDefault="00E43579" w:rsidP="00A51410">
      <w:pPr>
        <w:pStyle w:val="Heading2"/>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Modeling Overview</w:t>
      </w:r>
    </w:p>
    <w:p w14:paraId="7341C3B6" w14:textId="768FAE68" w:rsidR="00E43579" w:rsidRPr="00A51410" w:rsidRDefault="00E43579" w:rsidP="00A51410">
      <w:pPr>
        <w:pStyle w:val="Heading2"/>
        <w:spacing w:before="100" w:beforeAutospacing="1" w:after="100" w:afterAutospacing="1" w:line="240" w:lineRule="auto"/>
        <w:rPr>
          <w:rFonts w:ascii="Calibri" w:hAnsi="Calibri" w:cs="Calibri"/>
          <w:b w:val="0"/>
          <w:bCs w:val="0"/>
          <w:color w:val="1F2937"/>
          <w:sz w:val="24"/>
          <w:szCs w:val="24"/>
        </w:rPr>
      </w:pPr>
      <w:r w:rsidRPr="00A51410">
        <w:rPr>
          <w:rFonts w:ascii="Calibri" w:hAnsi="Calibri" w:cs="Calibri"/>
          <w:b w:val="0"/>
          <w:bCs w:val="0"/>
          <w:color w:val="1F2937"/>
          <w:sz w:val="24"/>
          <w:szCs w:val="24"/>
        </w:rPr>
        <w:t>The model predicts a school’s average scale score using school year together with a user-selected set of benchmark characteristics. School year is always included so that comparisons stay anchored to when performance was observed. The other benchmark dimensions are selected by the user and combined to define the comparison school.</w:t>
      </w:r>
    </w:p>
    <w:tbl>
      <w:tblPr>
        <w:tblW w:w="8640" w:type="dxa"/>
        <w:jc w:val="center"/>
        <w:tblBorders>
          <w:top w:val="single" w:sz="6" w:space="0" w:color="C7D5E2"/>
          <w:left w:val="single" w:sz="6" w:space="0" w:color="C7D5E2"/>
          <w:bottom w:val="single" w:sz="6" w:space="0" w:color="C7D5E2"/>
          <w:right w:val="single" w:sz="6" w:space="0" w:color="C7D5E2"/>
          <w:insideH w:val="single" w:sz="6" w:space="0" w:color="C7D5E2"/>
          <w:insideV w:val="single" w:sz="6" w:space="0" w:color="C7D5E2"/>
        </w:tblBorders>
        <w:tblLayout w:type="fixed"/>
        <w:tblLook w:val="04A0" w:firstRow="1" w:lastRow="0" w:firstColumn="1" w:lastColumn="0" w:noHBand="0" w:noVBand="1"/>
      </w:tblPr>
      <w:tblGrid>
        <w:gridCol w:w="4320"/>
        <w:gridCol w:w="4320"/>
      </w:tblGrid>
      <w:tr w:rsidR="000034FD" w:rsidRPr="00A51410" w14:paraId="44272370" w14:textId="77777777" w:rsidTr="009C0D66">
        <w:trPr>
          <w:jc w:val="center"/>
        </w:trPr>
        <w:tc>
          <w:tcPr>
            <w:tcW w:w="4320" w:type="dxa"/>
            <w:shd w:val="clear" w:color="auto" w:fill="194A78"/>
            <w:vAlign w:val="center"/>
          </w:tcPr>
          <w:p w14:paraId="00A14460" w14:textId="123DE007" w:rsidR="000034FD" w:rsidRPr="00A51410" w:rsidRDefault="000034FD" w:rsidP="00A51410">
            <w:pPr>
              <w:spacing w:before="100" w:beforeAutospacing="1" w:after="100" w:afterAutospacing="1" w:line="240" w:lineRule="auto"/>
              <w:rPr>
                <w:rFonts w:ascii="Calibri" w:hAnsi="Calibri" w:cs="Calibri"/>
                <w:color w:val="FFFFFF" w:themeColor="background1"/>
                <w:sz w:val="24"/>
                <w:szCs w:val="24"/>
              </w:rPr>
            </w:pPr>
            <w:r w:rsidRPr="00A51410">
              <w:rPr>
                <w:rFonts w:ascii="Calibri" w:hAnsi="Calibri" w:cs="Calibri"/>
                <w:b/>
                <w:bCs/>
                <w:color w:val="FFFFFF" w:themeColor="background1"/>
                <w:sz w:val="24"/>
                <w:szCs w:val="24"/>
              </w:rPr>
              <w:t>Benchmark Feature Group</w:t>
            </w:r>
          </w:p>
        </w:tc>
        <w:tc>
          <w:tcPr>
            <w:tcW w:w="4320" w:type="dxa"/>
            <w:shd w:val="clear" w:color="auto" w:fill="194A78"/>
            <w:vAlign w:val="center"/>
          </w:tcPr>
          <w:p w14:paraId="45C8D1D8" w14:textId="1DB46CA2" w:rsidR="000034FD" w:rsidRPr="00A51410" w:rsidRDefault="000034FD" w:rsidP="00A51410">
            <w:pPr>
              <w:spacing w:before="100" w:beforeAutospacing="1" w:after="100" w:afterAutospacing="1" w:line="240" w:lineRule="auto"/>
              <w:rPr>
                <w:rFonts w:ascii="Calibri" w:hAnsi="Calibri" w:cs="Calibri"/>
                <w:color w:val="FFFFFF" w:themeColor="background1"/>
                <w:sz w:val="24"/>
                <w:szCs w:val="24"/>
              </w:rPr>
            </w:pPr>
            <w:r w:rsidRPr="00A51410">
              <w:rPr>
                <w:rFonts w:ascii="Calibri" w:hAnsi="Calibri" w:cs="Calibri"/>
                <w:b/>
                <w:bCs/>
                <w:color w:val="FFFFFF" w:themeColor="background1"/>
                <w:sz w:val="24"/>
                <w:szCs w:val="24"/>
              </w:rPr>
              <w:t>Definition</w:t>
            </w:r>
          </w:p>
        </w:tc>
      </w:tr>
      <w:tr w:rsidR="000034FD" w:rsidRPr="00A51410" w14:paraId="49D52258" w14:textId="77777777" w:rsidTr="00705991">
        <w:trPr>
          <w:jc w:val="center"/>
        </w:trPr>
        <w:tc>
          <w:tcPr>
            <w:tcW w:w="4320" w:type="dxa"/>
            <w:shd w:val="clear" w:color="auto" w:fill="FFF7EA"/>
            <w:vAlign w:val="center"/>
          </w:tcPr>
          <w:p w14:paraId="2C874812" w14:textId="1130ED5C" w:rsidR="000034FD" w:rsidRPr="008B37E3" w:rsidRDefault="000034FD" w:rsidP="00A51410">
            <w:pPr>
              <w:spacing w:before="100" w:beforeAutospacing="1" w:after="100" w:afterAutospacing="1" w:line="240" w:lineRule="auto"/>
              <w:rPr>
                <w:rFonts w:ascii="Calibri" w:hAnsi="Calibri" w:cs="Calibri"/>
                <w:b/>
                <w:bCs/>
                <w:sz w:val="24"/>
                <w:szCs w:val="24"/>
              </w:rPr>
            </w:pPr>
            <w:r w:rsidRPr="008B37E3">
              <w:rPr>
                <w:rFonts w:ascii="Calibri" w:hAnsi="Calibri" w:cs="Calibri"/>
                <w:b/>
                <w:bCs/>
                <w:sz w:val="24"/>
                <w:szCs w:val="24"/>
              </w:rPr>
              <w:t>School year</w:t>
            </w:r>
          </w:p>
        </w:tc>
        <w:tc>
          <w:tcPr>
            <w:tcW w:w="4320" w:type="dxa"/>
            <w:shd w:val="clear" w:color="auto" w:fill="FBFCFE"/>
            <w:vAlign w:val="center"/>
          </w:tcPr>
          <w:p w14:paraId="5CE49FD9" w14:textId="55B0122C" w:rsidR="000034FD" w:rsidRPr="008B37E3" w:rsidRDefault="000034FD" w:rsidP="00A51410">
            <w:pPr>
              <w:spacing w:before="100" w:beforeAutospacing="1" w:after="100" w:afterAutospacing="1" w:line="240" w:lineRule="auto"/>
              <w:rPr>
                <w:rFonts w:ascii="Calibri" w:hAnsi="Calibri" w:cs="Calibri"/>
                <w:sz w:val="24"/>
                <w:szCs w:val="24"/>
              </w:rPr>
            </w:pPr>
            <w:r w:rsidRPr="008B37E3">
              <w:rPr>
                <w:rFonts w:ascii="Calibri" w:hAnsi="Calibri" w:cs="Calibri"/>
                <w:sz w:val="24"/>
                <w:szCs w:val="24"/>
              </w:rPr>
              <w:t>The year in which performance was observed.</w:t>
            </w:r>
          </w:p>
        </w:tc>
      </w:tr>
      <w:tr w:rsidR="000034FD" w:rsidRPr="00A51410" w14:paraId="381815C9" w14:textId="77777777" w:rsidTr="00705991">
        <w:trPr>
          <w:jc w:val="center"/>
        </w:trPr>
        <w:tc>
          <w:tcPr>
            <w:tcW w:w="4320" w:type="dxa"/>
            <w:shd w:val="clear" w:color="auto" w:fill="FFF7EA"/>
            <w:vAlign w:val="center"/>
          </w:tcPr>
          <w:p w14:paraId="109373FF" w14:textId="06961ED0" w:rsidR="000034FD" w:rsidRPr="008B37E3" w:rsidRDefault="000034FD" w:rsidP="00A51410">
            <w:pPr>
              <w:spacing w:before="100" w:beforeAutospacing="1" w:after="100" w:afterAutospacing="1" w:line="240" w:lineRule="auto"/>
              <w:rPr>
                <w:rFonts w:ascii="Calibri" w:hAnsi="Calibri" w:cs="Calibri"/>
                <w:b/>
                <w:bCs/>
                <w:sz w:val="24"/>
                <w:szCs w:val="24"/>
              </w:rPr>
            </w:pPr>
            <w:r w:rsidRPr="008B37E3">
              <w:rPr>
                <w:rFonts w:ascii="Calibri" w:hAnsi="Calibri" w:cs="Calibri"/>
                <w:b/>
                <w:bCs/>
                <w:sz w:val="24"/>
                <w:szCs w:val="24"/>
              </w:rPr>
              <w:t>County</w:t>
            </w:r>
          </w:p>
        </w:tc>
        <w:tc>
          <w:tcPr>
            <w:tcW w:w="4320" w:type="dxa"/>
            <w:shd w:val="clear" w:color="auto" w:fill="FBFCFE"/>
            <w:vAlign w:val="center"/>
          </w:tcPr>
          <w:p w14:paraId="03D5B1F1" w14:textId="5C923F88" w:rsidR="000034FD" w:rsidRPr="008B37E3" w:rsidRDefault="000034FD" w:rsidP="00A51410">
            <w:pPr>
              <w:spacing w:before="100" w:beforeAutospacing="1" w:after="100" w:afterAutospacing="1" w:line="240" w:lineRule="auto"/>
              <w:rPr>
                <w:rFonts w:ascii="Calibri" w:hAnsi="Calibri" w:cs="Calibri"/>
                <w:sz w:val="24"/>
                <w:szCs w:val="24"/>
              </w:rPr>
            </w:pPr>
            <w:r w:rsidRPr="008B37E3">
              <w:rPr>
                <w:rFonts w:ascii="Calibri" w:hAnsi="Calibri" w:cs="Calibri"/>
                <w:sz w:val="24"/>
                <w:szCs w:val="24"/>
              </w:rPr>
              <w:t>The county where the school is located.</w:t>
            </w:r>
          </w:p>
        </w:tc>
      </w:tr>
      <w:tr w:rsidR="000034FD" w:rsidRPr="00A51410" w14:paraId="6F15D36E" w14:textId="77777777" w:rsidTr="00705991">
        <w:trPr>
          <w:jc w:val="center"/>
        </w:trPr>
        <w:tc>
          <w:tcPr>
            <w:tcW w:w="4320" w:type="dxa"/>
            <w:shd w:val="clear" w:color="auto" w:fill="FFF7EA"/>
            <w:vAlign w:val="center"/>
          </w:tcPr>
          <w:p w14:paraId="0F089272" w14:textId="0EC816F9" w:rsidR="000034FD" w:rsidRPr="008B37E3" w:rsidRDefault="000034FD" w:rsidP="00A51410">
            <w:pPr>
              <w:spacing w:before="100" w:beforeAutospacing="1" w:after="100" w:afterAutospacing="1" w:line="240" w:lineRule="auto"/>
              <w:rPr>
                <w:rFonts w:ascii="Calibri" w:hAnsi="Calibri" w:cs="Calibri"/>
                <w:b/>
                <w:bCs/>
                <w:sz w:val="24"/>
                <w:szCs w:val="24"/>
              </w:rPr>
            </w:pPr>
            <w:r w:rsidRPr="008B37E3">
              <w:rPr>
                <w:rFonts w:ascii="Calibri" w:hAnsi="Calibri" w:cs="Calibri"/>
                <w:b/>
                <w:bCs/>
                <w:sz w:val="24"/>
                <w:szCs w:val="24"/>
              </w:rPr>
              <w:t>English learner status</w:t>
            </w:r>
          </w:p>
        </w:tc>
        <w:tc>
          <w:tcPr>
            <w:tcW w:w="4320" w:type="dxa"/>
            <w:shd w:val="clear" w:color="auto" w:fill="FBFCFE"/>
            <w:vAlign w:val="center"/>
          </w:tcPr>
          <w:p w14:paraId="56E6CB65" w14:textId="2852A669" w:rsidR="000034FD" w:rsidRPr="008B37E3" w:rsidRDefault="000034FD" w:rsidP="00A51410">
            <w:pPr>
              <w:spacing w:before="100" w:beforeAutospacing="1" w:after="100" w:afterAutospacing="1" w:line="240" w:lineRule="auto"/>
              <w:rPr>
                <w:rFonts w:ascii="Calibri" w:hAnsi="Calibri" w:cs="Calibri"/>
                <w:sz w:val="24"/>
                <w:szCs w:val="24"/>
              </w:rPr>
            </w:pPr>
            <w:r w:rsidRPr="008B37E3">
              <w:rPr>
                <w:rFonts w:ascii="Calibri" w:hAnsi="Calibri" w:cs="Calibri"/>
                <w:sz w:val="24"/>
                <w:szCs w:val="24"/>
              </w:rPr>
              <w:t>The share or composition of students identified as English learners.</w:t>
            </w:r>
          </w:p>
        </w:tc>
      </w:tr>
      <w:tr w:rsidR="000034FD" w:rsidRPr="00A51410" w14:paraId="094EF5D0" w14:textId="77777777" w:rsidTr="00705991">
        <w:trPr>
          <w:jc w:val="center"/>
        </w:trPr>
        <w:tc>
          <w:tcPr>
            <w:tcW w:w="4320" w:type="dxa"/>
            <w:shd w:val="clear" w:color="auto" w:fill="FFF7EA"/>
            <w:vAlign w:val="center"/>
          </w:tcPr>
          <w:p w14:paraId="335D18D3" w14:textId="353FC49B" w:rsidR="000034FD" w:rsidRPr="008B37E3" w:rsidRDefault="000034FD" w:rsidP="00A51410">
            <w:pPr>
              <w:spacing w:before="100" w:beforeAutospacing="1" w:after="100" w:afterAutospacing="1" w:line="240" w:lineRule="auto"/>
              <w:rPr>
                <w:rFonts w:ascii="Calibri" w:hAnsi="Calibri" w:cs="Calibri"/>
                <w:b/>
                <w:bCs/>
                <w:sz w:val="24"/>
                <w:szCs w:val="24"/>
              </w:rPr>
            </w:pPr>
            <w:r w:rsidRPr="008B37E3">
              <w:rPr>
                <w:rFonts w:ascii="Calibri" w:hAnsi="Calibri" w:cs="Calibri"/>
                <w:b/>
                <w:bCs/>
                <w:sz w:val="24"/>
                <w:szCs w:val="24"/>
              </w:rPr>
              <w:t>Foster care status</w:t>
            </w:r>
          </w:p>
        </w:tc>
        <w:tc>
          <w:tcPr>
            <w:tcW w:w="4320" w:type="dxa"/>
            <w:shd w:val="clear" w:color="auto" w:fill="FBFCFE"/>
            <w:vAlign w:val="center"/>
          </w:tcPr>
          <w:p w14:paraId="158E25DB" w14:textId="6FE7F71D" w:rsidR="000034FD" w:rsidRPr="008B37E3" w:rsidRDefault="000034FD" w:rsidP="00A51410">
            <w:pPr>
              <w:spacing w:before="100" w:beforeAutospacing="1" w:after="100" w:afterAutospacing="1" w:line="240" w:lineRule="auto"/>
              <w:rPr>
                <w:rFonts w:ascii="Calibri" w:hAnsi="Calibri" w:cs="Calibri"/>
                <w:sz w:val="24"/>
                <w:szCs w:val="24"/>
              </w:rPr>
            </w:pPr>
            <w:r w:rsidRPr="008B37E3">
              <w:rPr>
                <w:rFonts w:ascii="Calibri" w:hAnsi="Calibri" w:cs="Calibri"/>
                <w:sz w:val="24"/>
                <w:szCs w:val="24"/>
              </w:rPr>
              <w:t>The share or composition of students identified as being in foster care.</w:t>
            </w:r>
          </w:p>
        </w:tc>
      </w:tr>
      <w:tr w:rsidR="000034FD" w:rsidRPr="00A51410" w14:paraId="6075212A" w14:textId="77777777" w:rsidTr="000034FD">
        <w:trPr>
          <w:jc w:val="center"/>
        </w:trPr>
        <w:tc>
          <w:tcPr>
            <w:tcW w:w="4320" w:type="dxa"/>
            <w:tcBorders>
              <w:top w:val="single" w:sz="6" w:space="0" w:color="C7D5E2"/>
              <w:left w:val="single" w:sz="6" w:space="0" w:color="C7D5E2"/>
              <w:bottom w:val="single" w:sz="6" w:space="0" w:color="C7D5E2"/>
              <w:right w:val="single" w:sz="6" w:space="0" w:color="C7D5E2"/>
            </w:tcBorders>
            <w:shd w:val="clear" w:color="auto" w:fill="FFF7EA"/>
            <w:vAlign w:val="center"/>
          </w:tcPr>
          <w:p w14:paraId="3538E955" w14:textId="6908222B" w:rsidR="000034FD" w:rsidRPr="008B37E3" w:rsidRDefault="000034FD" w:rsidP="00A51410">
            <w:pPr>
              <w:spacing w:before="100" w:beforeAutospacing="1" w:after="100" w:afterAutospacing="1" w:line="240" w:lineRule="auto"/>
              <w:rPr>
                <w:rFonts w:ascii="Calibri" w:hAnsi="Calibri" w:cs="Calibri"/>
                <w:b/>
                <w:bCs/>
                <w:sz w:val="24"/>
                <w:szCs w:val="24"/>
              </w:rPr>
            </w:pPr>
            <w:r w:rsidRPr="008B37E3">
              <w:rPr>
                <w:rFonts w:ascii="Calibri" w:hAnsi="Calibri" w:cs="Calibri"/>
                <w:b/>
                <w:bCs/>
                <w:sz w:val="24"/>
                <w:szCs w:val="24"/>
              </w:rPr>
              <w:t>Gender</w:t>
            </w:r>
          </w:p>
        </w:tc>
        <w:tc>
          <w:tcPr>
            <w:tcW w:w="4320" w:type="dxa"/>
            <w:tcBorders>
              <w:top w:val="single" w:sz="6" w:space="0" w:color="C7D5E2"/>
              <w:left w:val="single" w:sz="6" w:space="0" w:color="C7D5E2"/>
              <w:bottom w:val="single" w:sz="6" w:space="0" w:color="C7D5E2"/>
              <w:right w:val="single" w:sz="6" w:space="0" w:color="C7D5E2"/>
            </w:tcBorders>
            <w:shd w:val="clear" w:color="auto" w:fill="FBFCFE"/>
            <w:vAlign w:val="center"/>
          </w:tcPr>
          <w:p w14:paraId="635C2144" w14:textId="252F8C7F" w:rsidR="000034FD" w:rsidRPr="008B37E3" w:rsidRDefault="000034FD" w:rsidP="00A51410">
            <w:pPr>
              <w:spacing w:before="100" w:beforeAutospacing="1" w:after="100" w:afterAutospacing="1" w:line="240" w:lineRule="auto"/>
              <w:rPr>
                <w:rFonts w:ascii="Calibri" w:hAnsi="Calibri" w:cs="Calibri"/>
                <w:sz w:val="24"/>
                <w:szCs w:val="24"/>
              </w:rPr>
            </w:pPr>
            <w:r w:rsidRPr="008B37E3">
              <w:rPr>
                <w:rFonts w:ascii="Calibri" w:hAnsi="Calibri" w:cs="Calibri"/>
                <w:sz w:val="24"/>
                <w:szCs w:val="24"/>
              </w:rPr>
              <w:t>The gender composition of the tested student group.</w:t>
            </w:r>
          </w:p>
        </w:tc>
      </w:tr>
      <w:tr w:rsidR="000034FD" w:rsidRPr="00A51410" w14:paraId="49DF1EA9" w14:textId="77777777" w:rsidTr="000034FD">
        <w:trPr>
          <w:jc w:val="center"/>
        </w:trPr>
        <w:tc>
          <w:tcPr>
            <w:tcW w:w="4320" w:type="dxa"/>
            <w:tcBorders>
              <w:top w:val="single" w:sz="6" w:space="0" w:color="C7D5E2"/>
              <w:left w:val="single" w:sz="6" w:space="0" w:color="C7D5E2"/>
              <w:bottom w:val="single" w:sz="6" w:space="0" w:color="C7D5E2"/>
              <w:right w:val="single" w:sz="6" w:space="0" w:color="C7D5E2"/>
            </w:tcBorders>
            <w:shd w:val="clear" w:color="auto" w:fill="FFF7EA"/>
            <w:vAlign w:val="center"/>
          </w:tcPr>
          <w:p w14:paraId="088644F1" w14:textId="70B8BEAE" w:rsidR="000034FD" w:rsidRPr="008B37E3" w:rsidRDefault="000034FD" w:rsidP="00A51410">
            <w:pPr>
              <w:spacing w:before="100" w:beforeAutospacing="1" w:after="100" w:afterAutospacing="1" w:line="240" w:lineRule="auto"/>
              <w:rPr>
                <w:rFonts w:ascii="Calibri" w:hAnsi="Calibri" w:cs="Calibri"/>
                <w:b/>
                <w:bCs/>
                <w:sz w:val="24"/>
                <w:szCs w:val="24"/>
              </w:rPr>
            </w:pPr>
            <w:r w:rsidRPr="008B37E3">
              <w:rPr>
                <w:rFonts w:ascii="Calibri" w:hAnsi="Calibri" w:cs="Calibri"/>
                <w:b/>
                <w:bCs/>
                <w:sz w:val="24"/>
                <w:szCs w:val="24"/>
              </w:rPr>
              <w:t>Geography</w:t>
            </w:r>
          </w:p>
        </w:tc>
        <w:tc>
          <w:tcPr>
            <w:tcW w:w="4320" w:type="dxa"/>
            <w:tcBorders>
              <w:top w:val="single" w:sz="6" w:space="0" w:color="C7D5E2"/>
              <w:left w:val="single" w:sz="6" w:space="0" w:color="C7D5E2"/>
              <w:bottom w:val="single" w:sz="6" w:space="0" w:color="C7D5E2"/>
              <w:right w:val="single" w:sz="6" w:space="0" w:color="C7D5E2"/>
            </w:tcBorders>
            <w:shd w:val="clear" w:color="auto" w:fill="FBFCFE"/>
            <w:vAlign w:val="center"/>
          </w:tcPr>
          <w:p w14:paraId="220F8E9F" w14:textId="6C234CE0" w:rsidR="000034FD" w:rsidRPr="008B37E3" w:rsidRDefault="000034FD" w:rsidP="00A51410">
            <w:pPr>
              <w:spacing w:before="100" w:beforeAutospacing="1" w:after="100" w:afterAutospacing="1" w:line="240" w:lineRule="auto"/>
              <w:rPr>
                <w:rFonts w:ascii="Calibri" w:hAnsi="Calibri" w:cs="Calibri"/>
                <w:sz w:val="24"/>
                <w:szCs w:val="24"/>
              </w:rPr>
            </w:pPr>
            <w:r w:rsidRPr="008B37E3">
              <w:rPr>
                <w:rFonts w:ascii="Calibri" w:hAnsi="Calibri" w:cs="Calibri"/>
                <w:sz w:val="24"/>
                <w:szCs w:val="24"/>
              </w:rPr>
              <w:t>The school’s geographic setting or location type.</w:t>
            </w:r>
          </w:p>
        </w:tc>
      </w:tr>
      <w:tr w:rsidR="000034FD" w:rsidRPr="00A51410" w14:paraId="4A5169A5" w14:textId="77777777" w:rsidTr="000034FD">
        <w:trPr>
          <w:jc w:val="center"/>
        </w:trPr>
        <w:tc>
          <w:tcPr>
            <w:tcW w:w="4320" w:type="dxa"/>
            <w:tcBorders>
              <w:top w:val="single" w:sz="6" w:space="0" w:color="C7D5E2"/>
              <w:left w:val="single" w:sz="6" w:space="0" w:color="C7D5E2"/>
              <w:bottom w:val="single" w:sz="6" w:space="0" w:color="C7D5E2"/>
              <w:right w:val="single" w:sz="6" w:space="0" w:color="C7D5E2"/>
            </w:tcBorders>
            <w:shd w:val="clear" w:color="auto" w:fill="FFF7EA"/>
            <w:vAlign w:val="center"/>
          </w:tcPr>
          <w:p w14:paraId="0FA81C61" w14:textId="0AAF0ED5" w:rsidR="000034FD" w:rsidRPr="008B37E3" w:rsidRDefault="000034FD" w:rsidP="00A51410">
            <w:pPr>
              <w:spacing w:before="100" w:beforeAutospacing="1" w:after="100" w:afterAutospacing="1" w:line="240" w:lineRule="auto"/>
              <w:rPr>
                <w:rFonts w:ascii="Calibri" w:hAnsi="Calibri" w:cs="Calibri"/>
                <w:b/>
                <w:bCs/>
                <w:sz w:val="24"/>
                <w:szCs w:val="24"/>
              </w:rPr>
            </w:pPr>
            <w:r w:rsidRPr="008B37E3">
              <w:rPr>
                <w:rFonts w:ascii="Calibri" w:hAnsi="Calibri" w:cs="Calibri"/>
                <w:b/>
                <w:bCs/>
                <w:sz w:val="24"/>
                <w:szCs w:val="24"/>
              </w:rPr>
              <w:t>Homelessness</w:t>
            </w:r>
          </w:p>
        </w:tc>
        <w:tc>
          <w:tcPr>
            <w:tcW w:w="4320" w:type="dxa"/>
            <w:tcBorders>
              <w:top w:val="single" w:sz="6" w:space="0" w:color="C7D5E2"/>
              <w:left w:val="single" w:sz="6" w:space="0" w:color="C7D5E2"/>
              <w:bottom w:val="single" w:sz="6" w:space="0" w:color="C7D5E2"/>
              <w:right w:val="single" w:sz="6" w:space="0" w:color="C7D5E2"/>
            </w:tcBorders>
            <w:shd w:val="clear" w:color="auto" w:fill="FBFCFE"/>
            <w:vAlign w:val="center"/>
          </w:tcPr>
          <w:p w14:paraId="3F5566B1" w14:textId="2E459439" w:rsidR="000034FD" w:rsidRPr="008B37E3" w:rsidRDefault="000034FD" w:rsidP="00A51410">
            <w:pPr>
              <w:spacing w:before="100" w:beforeAutospacing="1" w:after="100" w:afterAutospacing="1" w:line="240" w:lineRule="auto"/>
              <w:rPr>
                <w:rFonts w:ascii="Calibri" w:hAnsi="Calibri" w:cs="Calibri"/>
                <w:sz w:val="24"/>
                <w:szCs w:val="24"/>
              </w:rPr>
            </w:pPr>
            <w:r w:rsidRPr="008B37E3">
              <w:rPr>
                <w:rFonts w:ascii="Calibri" w:hAnsi="Calibri" w:cs="Calibri"/>
                <w:sz w:val="24"/>
                <w:szCs w:val="24"/>
              </w:rPr>
              <w:t>The share or composition of students identified as experiencing homelessness.</w:t>
            </w:r>
          </w:p>
        </w:tc>
      </w:tr>
      <w:tr w:rsidR="000034FD" w:rsidRPr="00A51410" w14:paraId="1999B624" w14:textId="77777777" w:rsidTr="000034FD">
        <w:trPr>
          <w:jc w:val="center"/>
        </w:trPr>
        <w:tc>
          <w:tcPr>
            <w:tcW w:w="4320" w:type="dxa"/>
            <w:tcBorders>
              <w:top w:val="single" w:sz="6" w:space="0" w:color="C7D5E2"/>
              <w:left w:val="single" w:sz="6" w:space="0" w:color="C7D5E2"/>
              <w:bottom w:val="single" w:sz="6" w:space="0" w:color="C7D5E2"/>
              <w:right w:val="single" w:sz="6" w:space="0" w:color="C7D5E2"/>
            </w:tcBorders>
            <w:shd w:val="clear" w:color="auto" w:fill="FFF7EA"/>
            <w:vAlign w:val="center"/>
          </w:tcPr>
          <w:p w14:paraId="304EB483" w14:textId="3909C98E" w:rsidR="000034FD" w:rsidRPr="008B37E3" w:rsidRDefault="000034FD" w:rsidP="00A51410">
            <w:pPr>
              <w:spacing w:before="100" w:beforeAutospacing="1" w:after="100" w:afterAutospacing="1" w:line="240" w:lineRule="auto"/>
              <w:rPr>
                <w:rFonts w:ascii="Calibri" w:hAnsi="Calibri" w:cs="Calibri"/>
                <w:b/>
                <w:bCs/>
                <w:sz w:val="24"/>
                <w:szCs w:val="24"/>
              </w:rPr>
            </w:pPr>
            <w:r w:rsidRPr="008B37E3">
              <w:rPr>
                <w:rFonts w:ascii="Calibri" w:hAnsi="Calibri" w:cs="Calibri"/>
                <w:b/>
                <w:bCs/>
                <w:sz w:val="24"/>
                <w:szCs w:val="24"/>
              </w:rPr>
              <w:t>Immersion participation</w:t>
            </w:r>
          </w:p>
        </w:tc>
        <w:tc>
          <w:tcPr>
            <w:tcW w:w="4320" w:type="dxa"/>
            <w:tcBorders>
              <w:top w:val="single" w:sz="6" w:space="0" w:color="C7D5E2"/>
              <w:left w:val="single" w:sz="6" w:space="0" w:color="C7D5E2"/>
              <w:bottom w:val="single" w:sz="6" w:space="0" w:color="C7D5E2"/>
              <w:right w:val="single" w:sz="6" w:space="0" w:color="C7D5E2"/>
            </w:tcBorders>
            <w:shd w:val="clear" w:color="auto" w:fill="FBFCFE"/>
            <w:vAlign w:val="center"/>
          </w:tcPr>
          <w:p w14:paraId="566FC9B3" w14:textId="00AAF334" w:rsidR="000034FD" w:rsidRPr="008B37E3" w:rsidRDefault="000034FD" w:rsidP="00A51410">
            <w:pPr>
              <w:spacing w:before="100" w:beforeAutospacing="1" w:after="100" w:afterAutospacing="1" w:line="240" w:lineRule="auto"/>
              <w:rPr>
                <w:rFonts w:ascii="Calibri" w:hAnsi="Calibri" w:cs="Calibri"/>
                <w:sz w:val="24"/>
                <w:szCs w:val="24"/>
              </w:rPr>
            </w:pPr>
            <w:r w:rsidRPr="008B37E3">
              <w:rPr>
                <w:rFonts w:ascii="Calibri" w:hAnsi="Calibri" w:cs="Calibri"/>
                <w:sz w:val="24"/>
                <w:szCs w:val="24"/>
              </w:rPr>
              <w:t>The share or composition of students participating in immersion programs.</w:t>
            </w:r>
          </w:p>
        </w:tc>
      </w:tr>
      <w:tr w:rsidR="000034FD" w:rsidRPr="00A51410" w14:paraId="271B007F" w14:textId="77777777" w:rsidTr="000034FD">
        <w:trPr>
          <w:jc w:val="center"/>
        </w:trPr>
        <w:tc>
          <w:tcPr>
            <w:tcW w:w="4320" w:type="dxa"/>
            <w:tcBorders>
              <w:top w:val="single" w:sz="6" w:space="0" w:color="C7D5E2"/>
              <w:left w:val="single" w:sz="6" w:space="0" w:color="C7D5E2"/>
              <w:bottom w:val="single" w:sz="6" w:space="0" w:color="C7D5E2"/>
              <w:right w:val="single" w:sz="6" w:space="0" w:color="C7D5E2"/>
            </w:tcBorders>
            <w:shd w:val="clear" w:color="auto" w:fill="FFF7EA"/>
            <w:vAlign w:val="center"/>
          </w:tcPr>
          <w:p w14:paraId="38ED3BF3" w14:textId="066D26FA" w:rsidR="000034FD" w:rsidRPr="008B37E3" w:rsidRDefault="000034FD" w:rsidP="00A51410">
            <w:pPr>
              <w:spacing w:before="100" w:beforeAutospacing="1" w:after="100" w:afterAutospacing="1" w:line="240" w:lineRule="auto"/>
              <w:rPr>
                <w:rFonts w:ascii="Calibri" w:hAnsi="Calibri" w:cs="Calibri"/>
                <w:b/>
                <w:bCs/>
                <w:sz w:val="24"/>
                <w:szCs w:val="24"/>
              </w:rPr>
            </w:pPr>
            <w:r w:rsidRPr="008B37E3">
              <w:rPr>
                <w:rFonts w:ascii="Calibri" w:hAnsi="Calibri" w:cs="Calibri"/>
                <w:b/>
                <w:bCs/>
                <w:sz w:val="24"/>
                <w:szCs w:val="24"/>
              </w:rPr>
              <w:t>Economic disadvantage</w:t>
            </w:r>
          </w:p>
        </w:tc>
        <w:tc>
          <w:tcPr>
            <w:tcW w:w="4320" w:type="dxa"/>
            <w:tcBorders>
              <w:top w:val="single" w:sz="6" w:space="0" w:color="C7D5E2"/>
              <w:left w:val="single" w:sz="6" w:space="0" w:color="C7D5E2"/>
              <w:bottom w:val="single" w:sz="6" w:space="0" w:color="C7D5E2"/>
              <w:right w:val="single" w:sz="6" w:space="0" w:color="C7D5E2"/>
            </w:tcBorders>
            <w:shd w:val="clear" w:color="auto" w:fill="FBFCFE"/>
            <w:vAlign w:val="center"/>
          </w:tcPr>
          <w:p w14:paraId="0021ADF3" w14:textId="6BF78EA1" w:rsidR="000034FD" w:rsidRPr="008B37E3" w:rsidRDefault="000034FD" w:rsidP="00A51410">
            <w:pPr>
              <w:spacing w:before="100" w:beforeAutospacing="1" w:after="100" w:afterAutospacing="1" w:line="240" w:lineRule="auto"/>
              <w:rPr>
                <w:rFonts w:ascii="Calibri" w:hAnsi="Calibri" w:cs="Calibri"/>
                <w:sz w:val="24"/>
                <w:szCs w:val="24"/>
              </w:rPr>
            </w:pPr>
            <w:r w:rsidRPr="008B37E3">
              <w:rPr>
                <w:rFonts w:ascii="Calibri" w:hAnsi="Calibri" w:cs="Calibri"/>
                <w:sz w:val="24"/>
                <w:szCs w:val="24"/>
              </w:rPr>
              <w:t>The share or composition of students identified as low income or economically disadvantaged.</w:t>
            </w:r>
          </w:p>
        </w:tc>
      </w:tr>
      <w:tr w:rsidR="000034FD" w:rsidRPr="00A51410" w14:paraId="467676E6" w14:textId="77777777" w:rsidTr="000034FD">
        <w:trPr>
          <w:jc w:val="center"/>
        </w:trPr>
        <w:tc>
          <w:tcPr>
            <w:tcW w:w="4320" w:type="dxa"/>
            <w:tcBorders>
              <w:top w:val="single" w:sz="6" w:space="0" w:color="C7D5E2"/>
              <w:left w:val="single" w:sz="6" w:space="0" w:color="C7D5E2"/>
              <w:bottom w:val="single" w:sz="6" w:space="0" w:color="C7D5E2"/>
              <w:right w:val="single" w:sz="6" w:space="0" w:color="C7D5E2"/>
            </w:tcBorders>
            <w:shd w:val="clear" w:color="auto" w:fill="FFF7EA"/>
            <w:vAlign w:val="center"/>
          </w:tcPr>
          <w:p w14:paraId="51EECAF9" w14:textId="72E3B523" w:rsidR="000034FD" w:rsidRPr="008B37E3" w:rsidRDefault="000034FD" w:rsidP="00A51410">
            <w:pPr>
              <w:spacing w:before="100" w:beforeAutospacing="1" w:after="100" w:afterAutospacing="1" w:line="240" w:lineRule="auto"/>
              <w:rPr>
                <w:rFonts w:ascii="Calibri" w:hAnsi="Calibri" w:cs="Calibri"/>
                <w:b/>
                <w:bCs/>
                <w:sz w:val="24"/>
                <w:szCs w:val="24"/>
              </w:rPr>
            </w:pPr>
            <w:r w:rsidRPr="008B37E3">
              <w:rPr>
                <w:rFonts w:ascii="Calibri" w:hAnsi="Calibri" w:cs="Calibri"/>
                <w:b/>
                <w:bCs/>
                <w:sz w:val="24"/>
                <w:szCs w:val="24"/>
              </w:rPr>
              <w:t>Migrant status</w:t>
            </w:r>
          </w:p>
        </w:tc>
        <w:tc>
          <w:tcPr>
            <w:tcW w:w="4320" w:type="dxa"/>
            <w:tcBorders>
              <w:top w:val="single" w:sz="6" w:space="0" w:color="C7D5E2"/>
              <w:left w:val="single" w:sz="6" w:space="0" w:color="C7D5E2"/>
              <w:bottom w:val="single" w:sz="6" w:space="0" w:color="C7D5E2"/>
              <w:right w:val="single" w:sz="6" w:space="0" w:color="C7D5E2"/>
            </w:tcBorders>
            <w:shd w:val="clear" w:color="auto" w:fill="FBFCFE"/>
            <w:vAlign w:val="center"/>
          </w:tcPr>
          <w:p w14:paraId="50ED9B95" w14:textId="01B99432" w:rsidR="000034FD" w:rsidRPr="008B37E3" w:rsidRDefault="000034FD" w:rsidP="00A51410">
            <w:pPr>
              <w:spacing w:before="100" w:beforeAutospacing="1" w:after="100" w:afterAutospacing="1" w:line="240" w:lineRule="auto"/>
              <w:rPr>
                <w:rFonts w:ascii="Calibri" w:hAnsi="Calibri" w:cs="Calibri"/>
                <w:sz w:val="24"/>
                <w:szCs w:val="24"/>
              </w:rPr>
            </w:pPr>
            <w:r w:rsidRPr="008B37E3">
              <w:rPr>
                <w:rFonts w:ascii="Calibri" w:hAnsi="Calibri" w:cs="Calibri"/>
                <w:sz w:val="24"/>
                <w:szCs w:val="24"/>
              </w:rPr>
              <w:t>The share or composition of students identified as migrant.</w:t>
            </w:r>
          </w:p>
        </w:tc>
      </w:tr>
      <w:tr w:rsidR="000034FD" w:rsidRPr="00A51410" w14:paraId="5D620C05" w14:textId="77777777" w:rsidTr="000034FD">
        <w:trPr>
          <w:jc w:val="center"/>
        </w:trPr>
        <w:tc>
          <w:tcPr>
            <w:tcW w:w="4320" w:type="dxa"/>
            <w:tcBorders>
              <w:top w:val="single" w:sz="6" w:space="0" w:color="C7D5E2"/>
              <w:left w:val="single" w:sz="6" w:space="0" w:color="C7D5E2"/>
              <w:bottom w:val="single" w:sz="6" w:space="0" w:color="C7D5E2"/>
              <w:right w:val="single" w:sz="6" w:space="0" w:color="C7D5E2"/>
            </w:tcBorders>
            <w:shd w:val="clear" w:color="auto" w:fill="FFF7EA"/>
            <w:vAlign w:val="center"/>
          </w:tcPr>
          <w:p w14:paraId="49BC323E" w14:textId="3853166B" w:rsidR="000034FD" w:rsidRPr="008B37E3" w:rsidRDefault="000034FD" w:rsidP="00A51410">
            <w:pPr>
              <w:spacing w:before="100" w:beforeAutospacing="1" w:after="100" w:afterAutospacing="1" w:line="240" w:lineRule="auto"/>
              <w:rPr>
                <w:rFonts w:ascii="Calibri" w:hAnsi="Calibri" w:cs="Calibri"/>
                <w:b/>
                <w:bCs/>
                <w:sz w:val="24"/>
                <w:szCs w:val="24"/>
              </w:rPr>
            </w:pPr>
            <w:r w:rsidRPr="008B37E3">
              <w:rPr>
                <w:rFonts w:ascii="Calibri" w:hAnsi="Calibri" w:cs="Calibri"/>
                <w:b/>
                <w:bCs/>
                <w:sz w:val="24"/>
                <w:szCs w:val="24"/>
              </w:rPr>
              <w:t>Military-connected status</w:t>
            </w:r>
          </w:p>
        </w:tc>
        <w:tc>
          <w:tcPr>
            <w:tcW w:w="4320" w:type="dxa"/>
            <w:tcBorders>
              <w:top w:val="single" w:sz="6" w:space="0" w:color="C7D5E2"/>
              <w:left w:val="single" w:sz="6" w:space="0" w:color="C7D5E2"/>
              <w:bottom w:val="single" w:sz="6" w:space="0" w:color="C7D5E2"/>
              <w:right w:val="single" w:sz="6" w:space="0" w:color="C7D5E2"/>
            </w:tcBorders>
            <w:shd w:val="clear" w:color="auto" w:fill="FBFCFE"/>
            <w:vAlign w:val="center"/>
          </w:tcPr>
          <w:p w14:paraId="53E04273" w14:textId="38C376C1" w:rsidR="000034FD" w:rsidRPr="008B37E3" w:rsidRDefault="000034FD" w:rsidP="00A51410">
            <w:pPr>
              <w:spacing w:before="100" w:beforeAutospacing="1" w:after="100" w:afterAutospacing="1" w:line="240" w:lineRule="auto"/>
              <w:rPr>
                <w:rFonts w:ascii="Calibri" w:hAnsi="Calibri" w:cs="Calibri"/>
                <w:sz w:val="24"/>
                <w:szCs w:val="24"/>
              </w:rPr>
            </w:pPr>
            <w:r w:rsidRPr="008B37E3">
              <w:rPr>
                <w:rFonts w:ascii="Calibri" w:hAnsi="Calibri" w:cs="Calibri"/>
                <w:sz w:val="24"/>
                <w:szCs w:val="24"/>
              </w:rPr>
              <w:t>The share or composition of students connected to military service.</w:t>
            </w:r>
          </w:p>
        </w:tc>
      </w:tr>
      <w:tr w:rsidR="000034FD" w:rsidRPr="00A51410" w14:paraId="6E35EFF3" w14:textId="77777777" w:rsidTr="000034FD">
        <w:trPr>
          <w:jc w:val="center"/>
        </w:trPr>
        <w:tc>
          <w:tcPr>
            <w:tcW w:w="4320" w:type="dxa"/>
            <w:tcBorders>
              <w:top w:val="single" w:sz="6" w:space="0" w:color="C7D5E2"/>
              <w:left w:val="single" w:sz="6" w:space="0" w:color="C7D5E2"/>
              <w:bottom w:val="single" w:sz="6" w:space="0" w:color="C7D5E2"/>
              <w:right w:val="single" w:sz="6" w:space="0" w:color="C7D5E2"/>
            </w:tcBorders>
            <w:shd w:val="clear" w:color="auto" w:fill="FFF7EA"/>
            <w:vAlign w:val="center"/>
          </w:tcPr>
          <w:p w14:paraId="1573F848" w14:textId="16EF50C8" w:rsidR="000034FD" w:rsidRPr="008B37E3" w:rsidRDefault="000034FD" w:rsidP="00A51410">
            <w:pPr>
              <w:spacing w:before="100" w:beforeAutospacing="1" w:after="100" w:afterAutospacing="1" w:line="240" w:lineRule="auto"/>
              <w:rPr>
                <w:rFonts w:ascii="Calibri" w:hAnsi="Calibri" w:cs="Calibri"/>
                <w:b/>
                <w:bCs/>
                <w:sz w:val="24"/>
                <w:szCs w:val="24"/>
              </w:rPr>
            </w:pPr>
            <w:r w:rsidRPr="008B37E3">
              <w:rPr>
                <w:rFonts w:ascii="Calibri" w:hAnsi="Calibri" w:cs="Calibri"/>
                <w:b/>
                <w:bCs/>
                <w:sz w:val="24"/>
                <w:szCs w:val="24"/>
              </w:rPr>
              <w:t>Racial composition</w:t>
            </w:r>
          </w:p>
        </w:tc>
        <w:tc>
          <w:tcPr>
            <w:tcW w:w="4320" w:type="dxa"/>
            <w:tcBorders>
              <w:top w:val="single" w:sz="6" w:space="0" w:color="C7D5E2"/>
              <w:left w:val="single" w:sz="6" w:space="0" w:color="C7D5E2"/>
              <w:bottom w:val="single" w:sz="6" w:space="0" w:color="C7D5E2"/>
              <w:right w:val="single" w:sz="6" w:space="0" w:color="C7D5E2"/>
            </w:tcBorders>
            <w:shd w:val="clear" w:color="auto" w:fill="FBFCFE"/>
            <w:vAlign w:val="center"/>
          </w:tcPr>
          <w:p w14:paraId="1D089B2E" w14:textId="2E7ABCC0" w:rsidR="000034FD" w:rsidRPr="008B37E3" w:rsidRDefault="000034FD" w:rsidP="00A51410">
            <w:pPr>
              <w:spacing w:before="100" w:beforeAutospacing="1" w:after="100" w:afterAutospacing="1" w:line="240" w:lineRule="auto"/>
              <w:rPr>
                <w:rFonts w:ascii="Calibri" w:hAnsi="Calibri" w:cs="Calibri"/>
                <w:sz w:val="24"/>
                <w:szCs w:val="24"/>
              </w:rPr>
            </w:pPr>
            <w:r w:rsidRPr="008B37E3">
              <w:rPr>
                <w:rFonts w:ascii="Calibri" w:hAnsi="Calibri" w:cs="Calibri"/>
                <w:sz w:val="24"/>
                <w:szCs w:val="24"/>
              </w:rPr>
              <w:t>The racial and ethnic composition of the tested student group.</w:t>
            </w:r>
          </w:p>
        </w:tc>
      </w:tr>
      <w:tr w:rsidR="000034FD" w:rsidRPr="00A51410" w14:paraId="684BC721" w14:textId="77777777" w:rsidTr="000034FD">
        <w:trPr>
          <w:jc w:val="center"/>
        </w:trPr>
        <w:tc>
          <w:tcPr>
            <w:tcW w:w="4320" w:type="dxa"/>
            <w:tcBorders>
              <w:top w:val="single" w:sz="6" w:space="0" w:color="C7D5E2"/>
              <w:left w:val="single" w:sz="6" w:space="0" w:color="C7D5E2"/>
              <w:bottom w:val="single" w:sz="6" w:space="0" w:color="C7D5E2"/>
              <w:right w:val="single" w:sz="6" w:space="0" w:color="C7D5E2"/>
            </w:tcBorders>
            <w:shd w:val="clear" w:color="auto" w:fill="FFF7EA"/>
            <w:vAlign w:val="center"/>
          </w:tcPr>
          <w:p w14:paraId="26433EFB" w14:textId="03932DB9" w:rsidR="000034FD" w:rsidRPr="008B37E3" w:rsidRDefault="000034FD" w:rsidP="00A51410">
            <w:pPr>
              <w:spacing w:before="100" w:beforeAutospacing="1" w:after="100" w:afterAutospacing="1" w:line="240" w:lineRule="auto"/>
              <w:rPr>
                <w:rFonts w:ascii="Calibri" w:hAnsi="Calibri" w:cs="Calibri"/>
                <w:b/>
                <w:bCs/>
                <w:sz w:val="24"/>
                <w:szCs w:val="24"/>
              </w:rPr>
            </w:pPr>
            <w:r w:rsidRPr="008B37E3">
              <w:rPr>
                <w:rFonts w:ascii="Calibri" w:hAnsi="Calibri" w:cs="Calibri"/>
                <w:b/>
                <w:bCs/>
                <w:sz w:val="24"/>
                <w:szCs w:val="24"/>
              </w:rPr>
              <w:t>Special education status</w:t>
            </w:r>
          </w:p>
        </w:tc>
        <w:tc>
          <w:tcPr>
            <w:tcW w:w="4320" w:type="dxa"/>
            <w:tcBorders>
              <w:top w:val="single" w:sz="6" w:space="0" w:color="C7D5E2"/>
              <w:left w:val="single" w:sz="6" w:space="0" w:color="C7D5E2"/>
              <w:bottom w:val="single" w:sz="6" w:space="0" w:color="C7D5E2"/>
              <w:right w:val="single" w:sz="6" w:space="0" w:color="C7D5E2"/>
            </w:tcBorders>
            <w:shd w:val="clear" w:color="auto" w:fill="FBFCFE"/>
            <w:vAlign w:val="center"/>
          </w:tcPr>
          <w:p w14:paraId="7CD3E6D7" w14:textId="04FB815A" w:rsidR="000034FD" w:rsidRPr="008B37E3" w:rsidRDefault="000034FD" w:rsidP="00A51410">
            <w:pPr>
              <w:spacing w:before="100" w:beforeAutospacing="1" w:after="100" w:afterAutospacing="1" w:line="240" w:lineRule="auto"/>
              <w:rPr>
                <w:rFonts w:ascii="Calibri" w:hAnsi="Calibri" w:cs="Calibri"/>
                <w:sz w:val="24"/>
                <w:szCs w:val="24"/>
              </w:rPr>
            </w:pPr>
            <w:r w:rsidRPr="008B37E3">
              <w:rPr>
                <w:rFonts w:ascii="Calibri" w:hAnsi="Calibri" w:cs="Calibri"/>
                <w:sz w:val="24"/>
                <w:szCs w:val="24"/>
              </w:rPr>
              <w:t>The share or composition, by special education code, of students receiving special education services.</w:t>
            </w:r>
          </w:p>
        </w:tc>
      </w:tr>
      <w:tr w:rsidR="000034FD" w:rsidRPr="00A51410" w14:paraId="5DFA455F" w14:textId="77777777" w:rsidTr="000034FD">
        <w:trPr>
          <w:jc w:val="center"/>
        </w:trPr>
        <w:tc>
          <w:tcPr>
            <w:tcW w:w="4320" w:type="dxa"/>
            <w:tcBorders>
              <w:top w:val="single" w:sz="6" w:space="0" w:color="C7D5E2"/>
              <w:left w:val="single" w:sz="6" w:space="0" w:color="C7D5E2"/>
              <w:bottom w:val="single" w:sz="6" w:space="0" w:color="C7D5E2"/>
              <w:right w:val="single" w:sz="6" w:space="0" w:color="C7D5E2"/>
            </w:tcBorders>
            <w:shd w:val="clear" w:color="auto" w:fill="FFF7EA"/>
            <w:vAlign w:val="center"/>
          </w:tcPr>
          <w:p w14:paraId="3E2334F3" w14:textId="2B60FA32" w:rsidR="000034FD" w:rsidRPr="008B37E3" w:rsidRDefault="000034FD" w:rsidP="00A51410">
            <w:pPr>
              <w:spacing w:before="100" w:beforeAutospacing="1" w:after="100" w:afterAutospacing="1" w:line="240" w:lineRule="auto"/>
              <w:rPr>
                <w:rFonts w:ascii="Calibri" w:hAnsi="Calibri" w:cs="Calibri"/>
                <w:b/>
                <w:bCs/>
                <w:sz w:val="24"/>
                <w:szCs w:val="24"/>
              </w:rPr>
            </w:pPr>
            <w:r w:rsidRPr="008B37E3">
              <w:rPr>
                <w:rFonts w:ascii="Calibri" w:hAnsi="Calibri" w:cs="Calibri"/>
                <w:b/>
                <w:bCs/>
                <w:sz w:val="24"/>
                <w:szCs w:val="24"/>
              </w:rPr>
              <w:t>Missing-score count</w:t>
            </w:r>
          </w:p>
        </w:tc>
        <w:tc>
          <w:tcPr>
            <w:tcW w:w="4320" w:type="dxa"/>
            <w:tcBorders>
              <w:top w:val="single" w:sz="6" w:space="0" w:color="C7D5E2"/>
              <w:left w:val="single" w:sz="6" w:space="0" w:color="C7D5E2"/>
              <w:bottom w:val="single" w:sz="6" w:space="0" w:color="C7D5E2"/>
              <w:right w:val="single" w:sz="6" w:space="0" w:color="C7D5E2"/>
            </w:tcBorders>
            <w:shd w:val="clear" w:color="auto" w:fill="FBFCFE"/>
            <w:vAlign w:val="center"/>
          </w:tcPr>
          <w:p w14:paraId="67B320B2" w14:textId="2190D88F" w:rsidR="000034FD" w:rsidRPr="008B37E3" w:rsidRDefault="000034FD" w:rsidP="00A51410">
            <w:pPr>
              <w:spacing w:before="100" w:beforeAutospacing="1" w:after="100" w:afterAutospacing="1" w:line="240" w:lineRule="auto"/>
              <w:rPr>
                <w:rFonts w:ascii="Calibri" w:hAnsi="Calibri" w:cs="Calibri"/>
                <w:sz w:val="24"/>
                <w:szCs w:val="24"/>
              </w:rPr>
            </w:pPr>
            <w:r w:rsidRPr="008B37E3">
              <w:rPr>
                <w:rFonts w:ascii="Calibri" w:hAnsi="Calibri" w:cs="Calibri"/>
                <w:sz w:val="24"/>
                <w:szCs w:val="24"/>
              </w:rPr>
              <w:t>The number of eligible students who do not have a test score available.</w:t>
            </w:r>
          </w:p>
        </w:tc>
      </w:tr>
      <w:tr w:rsidR="000034FD" w:rsidRPr="00A51410" w14:paraId="3148D7A9" w14:textId="77777777" w:rsidTr="000034FD">
        <w:trPr>
          <w:jc w:val="center"/>
        </w:trPr>
        <w:tc>
          <w:tcPr>
            <w:tcW w:w="4320" w:type="dxa"/>
            <w:tcBorders>
              <w:top w:val="single" w:sz="6" w:space="0" w:color="C7D5E2"/>
              <w:left w:val="single" w:sz="6" w:space="0" w:color="C7D5E2"/>
              <w:bottom w:val="single" w:sz="6" w:space="0" w:color="C7D5E2"/>
              <w:right w:val="single" w:sz="6" w:space="0" w:color="C7D5E2"/>
            </w:tcBorders>
            <w:shd w:val="clear" w:color="auto" w:fill="FFF7EA"/>
            <w:vAlign w:val="center"/>
          </w:tcPr>
          <w:p w14:paraId="65443F40" w14:textId="7B8EE5C3" w:rsidR="000034FD" w:rsidRPr="008B37E3" w:rsidRDefault="000034FD" w:rsidP="00A51410">
            <w:pPr>
              <w:spacing w:before="100" w:beforeAutospacing="1" w:after="100" w:afterAutospacing="1" w:line="240" w:lineRule="auto"/>
              <w:rPr>
                <w:rFonts w:ascii="Calibri" w:hAnsi="Calibri" w:cs="Calibri"/>
                <w:b/>
                <w:bCs/>
                <w:sz w:val="24"/>
                <w:szCs w:val="24"/>
              </w:rPr>
            </w:pPr>
            <w:r w:rsidRPr="008B37E3">
              <w:rPr>
                <w:rFonts w:ascii="Calibri" w:hAnsi="Calibri" w:cs="Calibri"/>
                <w:b/>
                <w:bCs/>
                <w:sz w:val="24"/>
                <w:szCs w:val="24"/>
              </w:rPr>
              <w:t>Grade-band distribution</w:t>
            </w:r>
          </w:p>
        </w:tc>
        <w:tc>
          <w:tcPr>
            <w:tcW w:w="4320" w:type="dxa"/>
            <w:tcBorders>
              <w:top w:val="single" w:sz="6" w:space="0" w:color="C7D5E2"/>
              <w:left w:val="single" w:sz="6" w:space="0" w:color="C7D5E2"/>
              <w:bottom w:val="single" w:sz="6" w:space="0" w:color="C7D5E2"/>
              <w:right w:val="single" w:sz="6" w:space="0" w:color="C7D5E2"/>
            </w:tcBorders>
            <w:shd w:val="clear" w:color="auto" w:fill="FBFCFE"/>
            <w:vAlign w:val="center"/>
          </w:tcPr>
          <w:p w14:paraId="063B701E" w14:textId="1CD2E616" w:rsidR="000034FD" w:rsidRPr="008B37E3" w:rsidRDefault="000034FD" w:rsidP="00A51410">
            <w:pPr>
              <w:spacing w:before="100" w:beforeAutospacing="1" w:after="100" w:afterAutospacing="1" w:line="240" w:lineRule="auto"/>
              <w:rPr>
                <w:rFonts w:ascii="Calibri" w:hAnsi="Calibri" w:cs="Calibri"/>
                <w:sz w:val="24"/>
                <w:szCs w:val="24"/>
              </w:rPr>
            </w:pPr>
            <w:r w:rsidRPr="008B37E3">
              <w:rPr>
                <w:rFonts w:ascii="Calibri" w:hAnsi="Calibri" w:cs="Calibri"/>
                <w:sz w:val="24"/>
                <w:szCs w:val="24"/>
              </w:rPr>
              <w:t>The mix of grade levels represented within the school.</w:t>
            </w:r>
          </w:p>
        </w:tc>
      </w:tr>
      <w:tr w:rsidR="000034FD" w:rsidRPr="00A51410" w14:paraId="7AF3DA7A" w14:textId="77777777" w:rsidTr="000034FD">
        <w:trPr>
          <w:jc w:val="center"/>
        </w:trPr>
        <w:tc>
          <w:tcPr>
            <w:tcW w:w="4320" w:type="dxa"/>
            <w:tcBorders>
              <w:top w:val="single" w:sz="6" w:space="0" w:color="C7D5E2"/>
              <w:left w:val="single" w:sz="6" w:space="0" w:color="C7D5E2"/>
              <w:bottom w:val="single" w:sz="6" w:space="0" w:color="C7D5E2"/>
              <w:right w:val="single" w:sz="6" w:space="0" w:color="C7D5E2"/>
            </w:tcBorders>
            <w:shd w:val="clear" w:color="auto" w:fill="FFF7EA"/>
            <w:vAlign w:val="center"/>
          </w:tcPr>
          <w:p w14:paraId="5286410A" w14:textId="4403EE87" w:rsidR="000034FD" w:rsidRPr="008B37E3" w:rsidRDefault="000034FD" w:rsidP="00A51410">
            <w:pPr>
              <w:spacing w:before="100" w:beforeAutospacing="1" w:after="100" w:afterAutospacing="1" w:line="240" w:lineRule="auto"/>
              <w:rPr>
                <w:rFonts w:ascii="Calibri" w:hAnsi="Calibri" w:cs="Calibri"/>
                <w:b/>
                <w:bCs/>
                <w:sz w:val="24"/>
                <w:szCs w:val="24"/>
              </w:rPr>
            </w:pPr>
            <w:r w:rsidRPr="008B37E3">
              <w:rPr>
                <w:rFonts w:ascii="Calibri" w:hAnsi="Calibri" w:cs="Calibri"/>
                <w:b/>
                <w:bCs/>
                <w:sz w:val="24"/>
                <w:szCs w:val="24"/>
              </w:rPr>
              <w:t>School size proxy</w:t>
            </w:r>
          </w:p>
        </w:tc>
        <w:tc>
          <w:tcPr>
            <w:tcW w:w="4320" w:type="dxa"/>
            <w:tcBorders>
              <w:top w:val="single" w:sz="6" w:space="0" w:color="C7D5E2"/>
              <w:left w:val="single" w:sz="6" w:space="0" w:color="C7D5E2"/>
              <w:bottom w:val="single" w:sz="6" w:space="0" w:color="C7D5E2"/>
              <w:right w:val="single" w:sz="6" w:space="0" w:color="C7D5E2"/>
            </w:tcBorders>
            <w:shd w:val="clear" w:color="auto" w:fill="FBFCFE"/>
            <w:vAlign w:val="center"/>
          </w:tcPr>
          <w:p w14:paraId="037A03E3" w14:textId="3D2DC656" w:rsidR="000034FD" w:rsidRPr="008B37E3" w:rsidRDefault="000034FD" w:rsidP="00A51410">
            <w:pPr>
              <w:spacing w:before="100" w:beforeAutospacing="1" w:after="100" w:afterAutospacing="1" w:line="240" w:lineRule="auto"/>
              <w:rPr>
                <w:rFonts w:ascii="Calibri" w:hAnsi="Calibri" w:cs="Calibri"/>
                <w:sz w:val="24"/>
                <w:szCs w:val="24"/>
              </w:rPr>
            </w:pPr>
            <w:r w:rsidRPr="008B37E3">
              <w:rPr>
                <w:rFonts w:ascii="Calibri" w:hAnsi="Calibri" w:cs="Calibri"/>
                <w:sz w:val="24"/>
                <w:szCs w:val="24"/>
              </w:rPr>
              <w:t>A measure intended to capture the approximate size of the school, based on unit count.</w:t>
            </w:r>
          </w:p>
        </w:tc>
      </w:tr>
    </w:tbl>
    <w:p w14:paraId="02AC0544" w14:textId="77777777" w:rsidR="00710003" w:rsidRPr="00A51410" w:rsidRDefault="00710003" w:rsidP="00A51410">
      <w:pPr>
        <w:pStyle w:val="Heading2"/>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lastRenderedPageBreak/>
        <w:t>Model structure</w:t>
      </w:r>
    </w:p>
    <w:p w14:paraId="1C52B2A2" w14:textId="577B9785" w:rsidR="00710003" w:rsidRPr="00A51410" w:rsidRDefault="00710003" w:rsidP="00A51410">
      <w:pPr>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 xml:space="preserve">At its core, the workflow uses a ridge regression model. In this setting, ridge is a </w:t>
      </w:r>
      <w:r w:rsidR="00EB718F" w:rsidRPr="00A51410">
        <w:rPr>
          <w:rFonts w:ascii="Calibri" w:hAnsi="Calibri" w:cs="Calibri"/>
          <w:sz w:val="24"/>
          <w:szCs w:val="24"/>
        </w:rPr>
        <w:t>practical</w:t>
      </w:r>
      <w:r w:rsidRPr="00A51410">
        <w:rPr>
          <w:rFonts w:ascii="Calibri" w:hAnsi="Calibri" w:cs="Calibri"/>
          <w:sz w:val="24"/>
          <w:szCs w:val="24"/>
        </w:rPr>
        <w:t xml:space="preserve"> choice because the benchmark can include many related predictors, including dummy-encoded categories and year-by-feature interaction terms. The script fits the model with </w:t>
      </w:r>
      <w:proofErr w:type="spellStart"/>
      <w:r w:rsidRPr="00A51410">
        <w:rPr>
          <w:rFonts w:ascii="Calibri" w:hAnsi="Calibri" w:cs="Calibri"/>
          <w:sz w:val="24"/>
          <w:szCs w:val="24"/>
        </w:rPr>
        <w:t>glmnet</w:t>
      </w:r>
      <w:proofErr w:type="spellEnd"/>
      <w:r w:rsidRPr="00A51410">
        <w:rPr>
          <w:rFonts w:ascii="Calibri" w:hAnsi="Calibri" w:cs="Calibri"/>
          <w:sz w:val="24"/>
          <w:szCs w:val="24"/>
        </w:rPr>
        <w:t xml:space="preserve">, sets alpha = 0 to specify ridge regression, and selects the tuning parameter through cross-validation (Hoerl &amp; Kennard, 1970a, 1970b; Friedman, Hastie, &amp; </w:t>
      </w:r>
      <w:proofErr w:type="spellStart"/>
      <w:r w:rsidRPr="00A51410">
        <w:rPr>
          <w:rFonts w:ascii="Calibri" w:hAnsi="Calibri" w:cs="Calibri"/>
          <w:sz w:val="24"/>
          <w:szCs w:val="24"/>
        </w:rPr>
        <w:t>Tibshirani</w:t>
      </w:r>
      <w:proofErr w:type="spellEnd"/>
      <w:r w:rsidRPr="00A51410">
        <w:rPr>
          <w:rFonts w:ascii="Calibri" w:hAnsi="Calibri" w:cs="Calibri"/>
          <w:sz w:val="24"/>
          <w:szCs w:val="24"/>
        </w:rPr>
        <w:t>, 2010).</w:t>
      </w:r>
    </w:p>
    <w:p w14:paraId="2B9BBBC9" w14:textId="77777777" w:rsidR="00710003" w:rsidRPr="00A51410" w:rsidRDefault="00710003" w:rsidP="00A51410">
      <w:pPr>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The model is specified as a linear function of year indicators, benchmark features, and year-by-feature interactions, with coefficients estimated using ridge regularization:</w:t>
      </w:r>
    </w:p>
    <w:p w14:paraId="107FCAB7" w14:textId="77777777" w:rsidR="00710003" w:rsidRPr="00A51410" w:rsidRDefault="00000000" w:rsidP="00A51410">
      <w:pPr>
        <w:spacing w:before="100" w:beforeAutospacing="1" w:after="100" w:afterAutospacing="1" w:line="240" w:lineRule="auto"/>
        <w:rPr>
          <w:rFonts w:ascii="Calibri" w:hAnsi="Calibri" w:cs="Calibri"/>
          <w:sz w:val="24"/>
          <w:szCs w:val="24"/>
        </w:rPr>
      </w:pPr>
      <m:oMathPara>
        <m:oMathParaPr>
          <m:jc m:val="center"/>
        </m:oMathParaPr>
        <m:oMath>
          <m:sSub>
            <m:sSubPr>
              <m:ctrlPr>
                <w:rPr>
                  <w:rFonts w:ascii="Cambria Math" w:hAnsi="Cambria Math" w:cs="Calibri"/>
                  <w:sz w:val="24"/>
                  <w:szCs w:val="24"/>
                </w:rPr>
              </m:ctrlPr>
            </m:sSubPr>
            <m:e>
              <m:r>
                <w:rPr>
                  <w:rFonts w:ascii="Cambria Math" w:hAnsi="Cambria Math" w:cs="Calibri"/>
                  <w:sz w:val="24"/>
                  <w:szCs w:val="24"/>
                </w:rPr>
                <m:t>y</m:t>
              </m:r>
            </m:e>
            <m:sub>
              <m:r>
                <w:rPr>
                  <w:rFonts w:ascii="Cambria Math" w:hAnsi="Cambria Math" w:cs="Calibri"/>
                  <w:sz w:val="24"/>
                  <w:szCs w:val="24"/>
                </w:rPr>
                <m:t>i</m:t>
              </m:r>
            </m:sub>
          </m:sSub>
          <m:r>
            <m:rPr>
              <m:sty m:val="p"/>
            </m:rPr>
            <w:rPr>
              <w:rFonts w:ascii="Cambria Math" w:hAnsi="Cambria Math" w:cs="Calibri"/>
              <w:sz w:val="24"/>
              <w:szCs w:val="24"/>
            </w:rPr>
            <m:t>=</m:t>
          </m:r>
          <m:sSub>
            <m:sSubPr>
              <m:ctrlPr>
                <w:rPr>
                  <w:rFonts w:ascii="Cambria Math" w:hAnsi="Cambria Math" w:cs="Calibri"/>
                  <w:sz w:val="24"/>
                  <w:szCs w:val="24"/>
                </w:rPr>
              </m:ctrlPr>
            </m:sSubPr>
            <m:e>
              <m:r>
                <w:rPr>
                  <w:rFonts w:ascii="Cambria Math" w:hAnsi="Cambria Math" w:cs="Calibri"/>
                  <w:sz w:val="24"/>
                  <w:szCs w:val="24"/>
                </w:rPr>
                <m:t>β</m:t>
              </m:r>
            </m:e>
            <m:sub>
              <m:r>
                <w:rPr>
                  <w:rFonts w:ascii="Cambria Math" w:hAnsi="Cambria Math" w:cs="Calibri"/>
                  <w:sz w:val="24"/>
                  <w:szCs w:val="24"/>
                </w:rPr>
                <m:t>0</m:t>
              </m:r>
            </m:sub>
          </m:sSub>
          <m:r>
            <m:rPr>
              <m:sty m:val="p"/>
            </m:rPr>
            <w:rPr>
              <w:rFonts w:ascii="Cambria Math" w:hAnsi="Cambria Math" w:cs="Calibri"/>
              <w:sz w:val="24"/>
              <w:szCs w:val="24"/>
            </w:rPr>
            <m:t>+</m:t>
          </m:r>
          <m:nary>
            <m:naryPr>
              <m:chr m:val="∑"/>
              <m:limLoc m:val="undOvr"/>
              <m:supHide m:val="1"/>
              <m:ctrlPr>
                <w:rPr>
                  <w:rFonts w:ascii="Cambria Math" w:hAnsi="Cambria Math" w:cs="Calibri"/>
                  <w:sz w:val="24"/>
                  <w:szCs w:val="24"/>
                </w:rPr>
              </m:ctrlPr>
            </m:naryPr>
            <m:sub>
              <m:r>
                <w:rPr>
                  <w:rFonts w:ascii="Cambria Math" w:hAnsi="Cambria Math" w:cs="Calibri"/>
                  <w:sz w:val="24"/>
                  <w:szCs w:val="24"/>
                </w:rPr>
                <m:t>t</m:t>
              </m:r>
              <m:r>
                <m:rPr>
                  <m:scr m:val="script"/>
                  <m:sty m:val="p"/>
                </m:rPr>
                <w:rPr>
                  <w:rFonts w:ascii="Cambria Math" w:hAnsi="Cambria Math" w:cs="Calibri"/>
                  <w:sz w:val="24"/>
                  <w:szCs w:val="24"/>
                </w:rPr>
                <m:t>∈T</m:t>
              </m:r>
            </m:sub>
            <m:sup>
              <m:r>
                <w:rPr>
                  <w:rFonts w:ascii="Cambria Math" w:hAnsi="Cambria Math" w:cs="Calibri"/>
                  <w:sz w:val="24"/>
                  <w:szCs w:val="24"/>
                </w:rPr>
                <m:t>​</m:t>
              </m:r>
            </m:sup>
            <m:e>
              <m:sSub>
                <m:sSubPr>
                  <m:ctrlPr>
                    <w:rPr>
                      <w:rFonts w:ascii="Cambria Math" w:hAnsi="Cambria Math" w:cs="Calibri"/>
                      <w:sz w:val="24"/>
                      <w:szCs w:val="24"/>
                    </w:rPr>
                  </m:ctrlPr>
                </m:sSubPr>
                <m:e>
                  <m:r>
                    <w:rPr>
                      <w:rFonts w:ascii="Cambria Math" w:hAnsi="Cambria Math" w:cs="Calibri"/>
                      <w:sz w:val="24"/>
                      <w:szCs w:val="24"/>
                    </w:rPr>
                    <m:t>β</m:t>
                  </m:r>
                </m:e>
                <m:sub>
                  <m:r>
                    <w:rPr>
                      <w:rFonts w:ascii="Cambria Math" w:hAnsi="Cambria Math" w:cs="Calibri"/>
                      <w:sz w:val="24"/>
                      <w:szCs w:val="24"/>
                    </w:rPr>
                    <m:t>t</m:t>
                  </m:r>
                </m:sub>
              </m:sSub>
            </m:e>
          </m:nary>
          <m:r>
            <w:rPr>
              <w:rFonts w:ascii="Cambria Math" w:hAnsi="Cambria Math" w:cs="Calibri"/>
              <w:sz w:val="24"/>
              <w:szCs w:val="24"/>
            </w:rPr>
            <m:t> </m:t>
          </m:r>
          <m:sSub>
            <m:sSubPr>
              <m:ctrlPr>
                <w:rPr>
                  <w:rFonts w:ascii="Cambria Math" w:hAnsi="Cambria Math" w:cs="Calibri"/>
                  <w:sz w:val="24"/>
                  <w:szCs w:val="24"/>
                </w:rPr>
              </m:ctrlPr>
            </m:sSubPr>
            <m:e>
              <m:r>
                <m:rPr>
                  <m:sty m:val="p"/>
                </m:rPr>
                <w:rPr>
                  <w:rFonts w:ascii="Cambria Math" w:hAnsi="Cambria Math" w:cs="Calibri"/>
                  <w:sz w:val="24"/>
                  <w:szCs w:val="24"/>
                </w:rPr>
                <m:t>Year</m:t>
              </m:r>
            </m:e>
            <m:sub>
              <m:r>
                <w:rPr>
                  <w:rFonts w:ascii="Cambria Math" w:hAnsi="Cambria Math" w:cs="Calibri"/>
                  <w:sz w:val="24"/>
                  <w:szCs w:val="24"/>
                </w:rPr>
                <m:t>it</m:t>
              </m:r>
            </m:sub>
          </m:sSub>
          <m:r>
            <m:rPr>
              <m:sty m:val="p"/>
            </m:rPr>
            <w:rPr>
              <w:rFonts w:ascii="Cambria Math" w:hAnsi="Cambria Math" w:cs="Calibri"/>
              <w:sz w:val="24"/>
              <w:szCs w:val="24"/>
            </w:rPr>
            <m:t>+</m:t>
          </m:r>
          <m:nary>
            <m:naryPr>
              <m:chr m:val="∑"/>
              <m:limLoc m:val="undOvr"/>
              <m:supHide m:val="1"/>
              <m:ctrlPr>
                <w:rPr>
                  <w:rFonts w:ascii="Cambria Math" w:hAnsi="Cambria Math" w:cs="Calibri"/>
                  <w:sz w:val="24"/>
                  <w:szCs w:val="24"/>
                </w:rPr>
              </m:ctrlPr>
            </m:naryPr>
            <m:sub>
              <m:r>
                <w:rPr>
                  <w:rFonts w:ascii="Cambria Math" w:hAnsi="Cambria Math" w:cs="Calibri"/>
                  <w:sz w:val="24"/>
                  <w:szCs w:val="24"/>
                </w:rPr>
                <m:t>j</m:t>
              </m:r>
              <m:r>
                <m:rPr>
                  <m:scr m:val="script"/>
                  <m:sty m:val="p"/>
                </m:rPr>
                <w:rPr>
                  <w:rFonts w:ascii="Cambria Math" w:hAnsi="Cambria Math" w:cs="Calibri"/>
                  <w:sz w:val="24"/>
                  <w:szCs w:val="24"/>
                </w:rPr>
                <m:t>∈S</m:t>
              </m:r>
            </m:sub>
            <m:sup>
              <m:r>
                <w:rPr>
                  <w:rFonts w:ascii="Cambria Math" w:hAnsi="Cambria Math" w:cs="Calibri"/>
                  <w:sz w:val="24"/>
                  <w:szCs w:val="24"/>
                </w:rPr>
                <m:t>​</m:t>
              </m:r>
            </m:sup>
            <m:e>
              <m:sSub>
                <m:sSubPr>
                  <m:ctrlPr>
                    <w:rPr>
                      <w:rFonts w:ascii="Cambria Math" w:hAnsi="Cambria Math" w:cs="Calibri"/>
                      <w:sz w:val="24"/>
                      <w:szCs w:val="24"/>
                    </w:rPr>
                  </m:ctrlPr>
                </m:sSubPr>
                <m:e>
                  <m:r>
                    <w:rPr>
                      <w:rFonts w:ascii="Cambria Math" w:hAnsi="Cambria Math" w:cs="Calibri"/>
                      <w:sz w:val="24"/>
                      <w:szCs w:val="24"/>
                    </w:rPr>
                    <m:t>γ</m:t>
                  </m:r>
                </m:e>
                <m:sub>
                  <m:r>
                    <w:rPr>
                      <w:rFonts w:ascii="Cambria Math" w:hAnsi="Cambria Math" w:cs="Calibri"/>
                      <w:sz w:val="24"/>
                      <w:szCs w:val="24"/>
                    </w:rPr>
                    <m:t>j</m:t>
                  </m:r>
                </m:sub>
              </m:sSub>
            </m:e>
          </m:nary>
          <m:sSub>
            <m:sSubPr>
              <m:ctrlPr>
                <w:rPr>
                  <w:rFonts w:ascii="Cambria Math" w:hAnsi="Cambria Math" w:cs="Calibri"/>
                  <w:sz w:val="24"/>
                  <w:szCs w:val="24"/>
                </w:rPr>
              </m:ctrlPr>
            </m:sSubPr>
            <m:e>
              <m:r>
                <w:rPr>
                  <w:rFonts w:ascii="Cambria Math" w:hAnsi="Cambria Math" w:cs="Calibri"/>
                  <w:sz w:val="24"/>
                  <w:szCs w:val="24"/>
                </w:rPr>
                <m:t>X</m:t>
              </m:r>
            </m:e>
            <m:sub>
              <m:r>
                <w:rPr>
                  <w:rFonts w:ascii="Cambria Math" w:hAnsi="Cambria Math" w:cs="Calibri"/>
                  <w:sz w:val="24"/>
                  <w:szCs w:val="24"/>
                </w:rPr>
                <m:t>ij</m:t>
              </m:r>
            </m:sub>
          </m:sSub>
          <m:r>
            <m:rPr>
              <m:sty m:val="p"/>
            </m:rPr>
            <w:rPr>
              <w:rFonts w:ascii="Cambria Math" w:hAnsi="Cambria Math" w:cs="Calibri"/>
              <w:sz w:val="24"/>
              <w:szCs w:val="24"/>
            </w:rPr>
            <m:t>+</m:t>
          </m:r>
          <m:nary>
            <m:naryPr>
              <m:chr m:val="∑"/>
              <m:limLoc m:val="undOvr"/>
              <m:supHide m:val="1"/>
              <m:ctrlPr>
                <w:rPr>
                  <w:rFonts w:ascii="Cambria Math" w:hAnsi="Cambria Math" w:cs="Calibri"/>
                  <w:sz w:val="24"/>
                  <w:szCs w:val="24"/>
                </w:rPr>
              </m:ctrlPr>
            </m:naryPr>
            <m:sub>
              <m:r>
                <w:rPr>
                  <w:rFonts w:ascii="Cambria Math" w:hAnsi="Cambria Math" w:cs="Calibri"/>
                  <w:sz w:val="24"/>
                  <w:szCs w:val="24"/>
                </w:rPr>
                <m:t>t</m:t>
              </m:r>
              <m:r>
                <m:rPr>
                  <m:scr m:val="script"/>
                  <m:sty m:val="p"/>
                </m:rPr>
                <w:rPr>
                  <w:rFonts w:ascii="Cambria Math" w:hAnsi="Cambria Math" w:cs="Calibri"/>
                  <w:sz w:val="24"/>
                  <w:szCs w:val="24"/>
                </w:rPr>
                <m:t>∈T</m:t>
              </m:r>
            </m:sub>
            <m:sup>
              <m:r>
                <w:rPr>
                  <w:rFonts w:ascii="Cambria Math" w:hAnsi="Cambria Math" w:cs="Calibri"/>
                  <w:sz w:val="24"/>
                  <w:szCs w:val="24"/>
                </w:rPr>
                <m:t>​</m:t>
              </m:r>
            </m:sup>
            <m:e>
              <m:nary>
                <m:naryPr>
                  <m:chr m:val="∑"/>
                  <m:limLoc m:val="undOvr"/>
                  <m:supHide m:val="1"/>
                  <m:ctrlPr>
                    <w:rPr>
                      <w:rFonts w:ascii="Cambria Math" w:hAnsi="Cambria Math" w:cs="Calibri"/>
                      <w:sz w:val="24"/>
                      <w:szCs w:val="24"/>
                    </w:rPr>
                  </m:ctrlPr>
                </m:naryPr>
                <m:sub>
                  <m:r>
                    <w:rPr>
                      <w:rFonts w:ascii="Cambria Math" w:hAnsi="Cambria Math" w:cs="Calibri"/>
                      <w:sz w:val="24"/>
                      <w:szCs w:val="24"/>
                    </w:rPr>
                    <m:t>j</m:t>
                  </m:r>
                  <m:r>
                    <m:rPr>
                      <m:scr m:val="script"/>
                      <m:sty m:val="p"/>
                    </m:rPr>
                    <w:rPr>
                      <w:rFonts w:ascii="Cambria Math" w:hAnsi="Cambria Math" w:cs="Calibri"/>
                      <w:sz w:val="24"/>
                      <w:szCs w:val="24"/>
                    </w:rPr>
                    <m:t>∈S</m:t>
                  </m:r>
                </m:sub>
                <m:sup>
                  <m:r>
                    <w:rPr>
                      <w:rFonts w:ascii="Cambria Math" w:hAnsi="Cambria Math" w:cs="Calibri"/>
                      <w:sz w:val="24"/>
                      <w:szCs w:val="24"/>
                    </w:rPr>
                    <m:t>​</m:t>
                  </m:r>
                </m:sup>
                <m:e>
                  <m:sSub>
                    <m:sSubPr>
                      <m:ctrlPr>
                        <w:rPr>
                          <w:rFonts w:ascii="Cambria Math" w:hAnsi="Cambria Math" w:cs="Calibri"/>
                          <w:sz w:val="24"/>
                          <w:szCs w:val="24"/>
                        </w:rPr>
                      </m:ctrlPr>
                    </m:sSubPr>
                    <m:e>
                      <m:r>
                        <w:rPr>
                          <w:rFonts w:ascii="Cambria Math" w:hAnsi="Cambria Math" w:cs="Calibri"/>
                          <w:sz w:val="24"/>
                          <w:szCs w:val="24"/>
                        </w:rPr>
                        <m:t>δ</m:t>
                      </m:r>
                    </m:e>
                    <m:sub>
                      <m:r>
                        <w:rPr>
                          <w:rFonts w:ascii="Cambria Math" w:hAnsi="Cambria Math" w:cs="Calibri"/>
                          <w:sz w:val="24"/>
                          <w:szCs w:val="24"/>
                        </w:rPr>
                        <m:t>tj</m:t>
                      </m:r>
                    </m:sub>
                  </m:sSub>
                </m:e>
              </m:nary>
            </m:e>
          </m:nary>
          <m:d>
            <m:dPr>
              <m:ctrlPr>
                <w:rPr>
                  <w:rFonts w:ascii="Cambria Math" w:hAnsi="Cambria Math" w:cs="Calibri"/>
                  <w:sz w:val="24"/>
                  <w:szCs w:val="24"/>
                </w:rPr>
              </m:ctrlPr>
            </m:dPr>
            <m:e>
              <m:sSub>
                <m:sSubPr>
                  <m:ctrlPr>
                    <w:rPr>
                      <w:rFonts w:ascii="Cambria Math" w:hAnsi="Cambria Math" w:cs="Calibri"/>
                      <w:sz w:val="24"/>
                      <w:szCs w:val="24"/>
                    </w:rPr>
                  </m:ctrlPr>
                </m:sSubPr>
                <m:e>
                  <m:r>
                    <m:rPr>
                      <m:sty m:val="p"/>
                    </m:rPr>
                    <w:rPr>
                      <w:rFonts w:ascii="Cambria Math" w:hAnsi="Cambria Math" w:cs="Calibri"/>
                      <w:sz w:val="24"/>
                      <w:szCs w:val="24"/>
                    </w:rPr>
                    <m:t>Year</m:t>
                  </m:r>
                </m:e>
                <m:sub>
                  <m:r>
                    <w:rPr>
                      <w:rFonts w:ascii="Cambria Math" w:hAnsi="Cambria Math" w:cs="Calibri"/>
                      <w:sz w:val="24"/>
                      <w:szCs w:val="24"/>
                    </w:rPr>
                    <m:t>it</m:t>
                  </m:r>
                </m:sub>
              </m:sSub>
              <m:r>
                <m:rPr>
                  <m:sty m:val="p"/>
                </m:rPr>
                <w:rPr>
                  <w:rFonts w:ascii="Cambria Math" w:hAnsi="Cambria Math" w:cs="Calibri"/>
                  <w:sz w:val="24"/>
                  <w:szCs w:val="24"/>
                </w:rPr>
                <m:t>×</m:t>
              </m:r>
              <m:sSub>
                <m:sSubPr>
                  <m:ctrlPr>
                    <w:rPr>
                      <w:rFonts w:ascii="Cambria Math" w:hAnsi="Cambria Math" w:cs="Calibri"/>
                      <w:sz w:val="24"/>
                      <w:szCs w:val="24"/>
                    </w:rPr>
                  </m:ctrlPr>
                </m:sSubPr>
                <m:e>
                  <m:r>
                    <w:rPr>
                      <w:rFonts w:ascii="Cambria Math" w:hAnsi="Cambria Math" w:cs="Calibri"/>
                      <w:sz w:val="24"/>
                      <w:szCs w:val="24"/>
                    </w:rPr>
                    <m:t>X</m:t>
                  </m:r>
                </m:e>
                <m:sub>
                  <m:r>
                    <w:rPr>
                      <w:rFonts w:ascii="Cambria Math" w:hAnsi="Cambria Math" w:cs="Calibri"/>
                      <w:sz w:val="24"/>
                      <w:szCs w:val="24"/>
                    </w:rPr>
                    <m:t>ij</m:t>
                  </m:r>
                </m:sub>
              </m:sSub>
            </m:e>
          </m:d>
          <m:r>
            <m:rPr>
              <m:sty m:val="p"/>
            </m:rPr>
            <w:rPr>
              <w:rFonts w:ascii="Cambria Math" w:hAnsi="Cambria Math" w:cs="Calibri"/>
              <w:sz w:val="24"/>
              <w:szCs w:val="24"/>
            </w:rPr>
            <m:t>+</m:t>
          </m:r>
          <m:sSub>
            <m:sSubPr>
              <m:ctrlPr>
                <w:rPr>
                  <w:rFonts w:ascii="Cambria Math" w:hAnsi="Cambria Math" w:cs="Calibri"/>
                  <w:sz w:val="24"/>
                  <w:szCs w:val="24"/>
                </w:rPr>
              </m:ctrlPr>
            </m:sSubPr>
            <m:e>
              <m:r>
                <w:rPr>
                  <w:rFonts w:ascii="Cambria Math" w:hAnsi="Cambria Math" w:cs="Calibri"/>
                  <w:sz w:val="24"/>
                  <w:szCs w:val="24"/>
                </w:rPr>
                <m:t>ε</m:t>
              </m:r>
            </m:e>
            <m:sub>
              <m:r>
                <w:rPr>
                  <w:rFonts w:ascii="Cambria Math" w:hAnsi="Cambria Math" w:cs="Calibri"/>
                  <w:sz w:val="24"/>
                  <w:szCs w:val="24"/>
                </w:rPr>
                <m:t>i</m:t>
              </m:r>
            </m:sub>
          </m:sSub>
        </m:oMath>
      </m:oMathPara>
    </w:p>
    <w:p w14:paraId="119086E8" w14:textId="77777777" w:rsidR="00710003" w:rsidRPr="00A51410" w:rsidRDefault="00710003" w:rsidP="00A51410">
      <w:pPr>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where:</w:t>
      </w:r>
    </w:p>
    <w:p w14:paraId="70941D23" w14:textId="77777777" w:rsidR="00710003" w:rsidRPr="00A51410" w:rsidRDefault="00000000" w:rsidP="00A51410">
      <w:pPr>
        <w:numPr>
          <w:ilvl w:val="0"/>
          <w:numId w:val="11"/>
        </w:numPr>
        <w:spacing w:before="100" w:beforeAutospacing="1" w:after="100" w:afterAutospacing="1" w:line="240" w:lineRule="auto"/>
        <w:rPr>
          <w:rFonts w:ascii="Calibri" w:hAnsi="Calibri" w:cs="Calibri"/>
          <w:sz w:val="24"/>
          <w:szCs w:val="24"/>
        </w:rPr>
      </w:pPr>
      <m:oMath>
        <m:sSub>
          <m:sSubPr>
            <m:ctrlPr>
              <w:rPr>
                <w:rFonts w:ascii="Cambria Math" w:hAnsi="Cambria Math" w:cs="Calibri"/>
                <w:sz w:val="24"/>
                <w:szCs w:val="24"/>
              </w:rPr>
            </m:ctrlPr>
          </m:sSubPr>
          <m:e>
            <m:r>
              <w:rPr>
                <w:rFonts w:ascii="Cambria Math" w:hAnsi="Cambria Math" w:cs="Calibri"/>
                <w:sz w:val="24"/>
                <w:szCs w:val="24"/>
              </w:rPr>
              <m:t>y</m:t>
            </m:r>
          </m:e>
          <m:sub>
            <m:r>
              <w:rPr>
                <w:rFonts w:ascii="Cambria Math" w:hAnsi="Cambria Math" w:cs="Calibri"/>
                <w:sz w:val="24"/>
                <w:szCs w:val="24"/>
              </w:rPr>
              <m:t>i</m:t>
            </m:r>
          </m:sub>
        </m:sSub>
      </m:oMath>
      <w:r w:rsidR="00710003" w:rsidRPr="00A51410">
        <w:rPr>
          <w:rFonts w:ascii="Calibri" w:hAnsi="Calibri" w:cs="Calibri"/>
          <w:sz w:val="24"/>
          <w:szCs w:val="24"/>
        </w:rPr>
        <w:t xml:space="preserve"> is the school’s average score, ScaleScore.mean</w:t>
      </w:r>
    </w:p>
    <w:p w14:paraId="7D2EC404" w14:textId="77777777" w:rsidR="00710003" w:rsidRPr="00A51410" w:rsidRDefault="00000000" w:rsidP="00A51410">
      <w:pPr>
        <w:numPr>
          <w:ilvl w:val="0"/>
          <w:numId w:val="11"/>
        </w:numPr>
        <w:spacing w:before="100" w:beforeAutospacing="1" w:after="100" w:afterAutospacing="1" w:line="240" w:lineRule="auto"/>
        <w:rPr>
          <w:rFonts w:ascii="Calibri" w:hAnsi="Calibri" w:cs="Calibri"/>
          <w:sz w:val="24"/>
          <w:szCs w:val="24"/>
        </w:rPr>
      </w:pPr>
      <m:oMath>
        <m:sSub>
          <m:sSubPr>
            <m:ctrlPr>
              <w:rPr>
                <w:rFonts w:ascii="Cambria Math" w:hAnsi="Cambria Math" w:cs="Calibri"/>
                <w:sz w:val="24"/>
                <w:szCs w:val="24"/>
              </w:rPr>
            </m:ctrlPr>
          </m:sSubPr>
          <m:e>
            <m:r>
              <m:rPr>
                <m:sty m:val="p"/>
              </m:rPr>
              <w:rPr>
                <w:rFonts w:ascii="Cambria Math" w:hAnsi="Cambria Math" w:cs="Calibri"/>
                <w:sz w:val="24"/>
                <w:szCs w:val="24"/>
              </w:rPr>
              <m:t>Year</m:t>
            </m:r>
          </m:e>
          <m:sub>
            <m:r>
              <w:rPr>
                <w:rFonts w:ascii="Cambria Math" w:hAnsi="Cambria Math" w:cs="Calibri"/>
                <w:sz w:val="24"/>
                <w:szCs w:val="24"/>
              </w:rPr>
              <m:t>it</m:t>
            </m:r>
          </m:sub>
        </m:sSub>
      </m:oMath>
      <w:r w:rsidR="00710003" w:rsidRPr="00A51410">
        <w:rPr>
          <w:rFonts w:ascii="Calibri" w:hAnsi="Calibri" w:cs="Calibri"/>
          <w:sz w:val="24"/>
          <w:szCs w:val="24"/>
        </w:rPr>
        <w:t xml:space="preserve"> represents the school-year indicators</w:t>
      </w:r>
    </w:p>
    <w:p w14:paraId="0622DAD9" w14:textId="77777777" w:rsidR="00710003" w:rsidRPr="00A51410" w:rsidRDefault="00000000" w:rsidP="00A51410">
      <w:pPr>
        <w:numPr>
          <w:ilvl w:val="0"/>
          <w:numId w:val="11"/>
        </w:numPr>
        <w:spacing w:before="100" w:beforeAutospacing="1" w:after="100" w:afterAutospacing="1" w:line="240" w:lineRule="auto"/>
        <w:rPr>
          <w:rFonts w:ascii="Calibri" w:hAnsi="Calibri" w:cs="Calibri"/>
          <w:sz w:val="24"/>
          <w:szCs w:val="24"/>
        </w:rPr>
      </w:pPr>
      <m:oMath>
        <m:sSub>
          <m:sSubPr>
            <m:ctrlPr>
              <w:rPr>
                <w:rFonts w:ascii="Cambria Math" w:hAnsi="Cambria Math" w:cs="Calibri"/>
                <w:sz w:val="24"/>
                <w:szCs w:val="24"/>
              </w:rPr>
            </m:ctrlPr>
          </m:sSubPr>
          <m:e>
            <m:r>
              <w:rPr>
                <w:rFonts w:ascii="Cambria Math" w:hAnsi="Cambria Math" w:cs="Calibri"/>
                <w:sz w:val="24"/>
                <w:szCs w:val="24"/>
              </w:rPr>
              <m:t>X</m:t>
            </m:r>
          </m:e>
          <m:sub>
            <m:r>
              <w:rPr>
                <w:rFonts w:ascii="Cambria Math" w:hAnsi="Cambria Math" w:cs="Calibri"/>
                <w:sz w:val="24"/>
                <w:szCs w:val="24"/>
              </w:rPr>
              <m:t>ij</m:t>
            </m:r>
          </m:sub>
        </m:sSub>
      </m:oMath>
      <w:r w:rsidR="00710003" w:rsidRPr="00A51410">
        <w:rPr>
          <w:rFonts w:ascii="Calibri" w:hAnsi="Calibri" w:cs="Calibri"/>
          <w:sz w:val="24"/>
          <w:szCs w:val="24"/>
        </w:rPr>
        <w:t xml:space="preserve"> represents the user-selected benchmark features</w:t>
      </w:r>
    </w:p>
    <w:p w14:paraId="02326105" w14:textId="77777777" w:rsidR="00710003" w:rsidRPr="00A51410" w:rsidRDefault="00000000" w:rsidP="00A51410">
      <w:pPr>
        <w:numPr>
          <w:ilvl w:val="0"/>
          <w:numId w:val="11"/>
        </w:numPr>
        <w:spacing w:before="100" w:beforeAutospacing="1" w:after="100" w:afterAutospacing="1" w:line="240" w:lineRule="auto"/>
        <w:rPr>
          <w:rFonts w:ascii="Calibri" w:hAnsi="Calibri" w:cs="Calibri"/>
          <w:sz w:val="24"/>
          <w:szCs w:val="24"/>
        </w:rPr>
      </w:pPr>
      <m:oMath>
        <m:sSub>
          <m:sSubPr>
            <m:ctrlPr>
              <w:rPr>
                <w:rFonts w:ascii="Cambria Math" w:hAnsi="Cambria Math" w:cs="Calibri"/>
                <w:sz w:val="24"/>
                <w:szCs w:val="24"/>
              </w:rPr>
            </m:ctrlPr>
          </m:sSubPr>
          <m:e>
            <m:r>
              <m:rPr>
                <m:sty m:val="p"/>
              </m:rPr>
              <w:rPr>
                <w:rFonts w:ascii="Cambria Math" w:hAnsi="Cambria Math" w:cs="Calibri"/>
                <w:sz w:val="24"/>
                <w:szCs w:val="24"/>
              </w:rPr>
              <m:t>Year</m:t>
            </m:r>
          </m:e>
          <m:sub>
            <m:r>
              <w:rPr>
                <w:rFonts w:ascii="Cambria Math" w:hAnsi="Cambria Math" w:cs="Calibri"/>
                <w:sz w:val="24"/>
                <w:szCs w:val="24"/>
              </w:rPr>
              <m:t>it</m:t>
            </m:r>
          </m:sub>
        </m:sSub>
        <m:r>
          <m:rPr>
            <m:sty m:val="p"/>
          </m:rPr>
          <w:rPr>
            <w:rFonts w:ascii="Cambria Math" w:hAnsi="Cambria Math" w:cs="Calibri"/>
            <w:sz w:val="24"/>
            <w:szCs w:val="24"/>
          </w:rPr>
          <m:t>×</m:t>
        </m:r>
        <m:sSub>
          <m:sSubPr>
            <m:ctrlPr>
              <w:rPr>
                <w:rFonts w:ascii="Cambria Math" w:hAnsi="Cambria Math" w:cs="Calibri"/>
                <w:sz w:val="24"/>
                <w:szCs w:val="24"/>
              </w:rPr>
            </m:ctrlPr>
          </m:sSubPr>
          <m:e>
            <m:r>
              <w:rPr>
                <w:rFonts w:ascii="Cambria Math" w:hAnsi="Cambria Math" w:cs="Calibri"/>
                <w:sz w:val="24"/>
                <w:szCs w:val="24"/>
              </w:rPr>
              <m:t>X</m:t>
            </m:r>
          </m:e>
          <m:sub>
            <m:r>
              <w:rPr>
                <w:rFonts w:ascii="Cambria Math" w:hAnsi="Cambria Math" w:cs="Calibri"/>
                <w:sz w:val="24"/>
                <w:szCs w:val="24"/>
              </w:rPr>
              <m:t>ij</m:t>
            </m:r>
          </m:sub>
        </m:sSub>
      </m:oMath>
      <w:r w:rsidR="00710003" w:rsidRPr="00A51410">
        <w:rPr>
          <w:rFonts w:ascii="Calibri" w:hAnsi="Calibri" w:cs="Calibri"/>
          <w:sz w:val="24"/>
          <w:szCs w:val="24"/>
        </w:rPr>
        <w:t xml:space="preserve"> are interaction terms that allow feature effects to differ by year</w:t>
      </w:r>
    </w:p>
    <w:p w14:paraId="61C0BA68" w14:textId="77777777" w:rsidR="00710003" w:rsidRPr="00A51410" w:rsidRDefault="00000000" w:rsidP="00A51410">
      <w:pPr>
        <w:numPr>
          <w:ilvl w:val="0"/>
          <w:numId w:val="11"/>
        </w:numPr>
        <w:spacing w:before="100" w:beforeAutospacing="1" w:after="100" w:afterAutospacing="1" w:line="240" w:lineRule="auto"/>
        <w:rPr>
          <w:rFonts w:ascii="Calibri" w:hAnsi="Calibri" w:cs="Calibri"/>
          <w:sz w:val="24"/>
          <w:szCs w:val="24"/>
        </w:rPr>
      </w:pPr>
      <m:oMath>
        <m:sSub>
          <m:sSubPr>
            <m:ctrlPr>
              <w:rPr>
                <w:rFonts w:ascii="Cambria Math" w:hAnsi="Cambria Math" w:cs="Calibri"/>
                <w:sz w:val="24"/>
                <w:szCs w:val="24"/>
              </w:rPr>
            </m:ctrlPr>
          </m:sSubPr>
          <m:e>
            <m:r>
              <w:rPr>
                <w:rFonts w:ascii="Cambria Math" w:hAnsi="Cambria Math" w:cs="Calibri"/>
                <w:sz w:val="24"/>
                <w:szCs w:val="24"/>
              </w:rPr>
              <m:t>ε</m:t>
            </m:r>
          </m:e>
          <m:sub>
            <m:r>
              <w:rPr>
                <w:rFonts w:ascii="Cambria Math" w:hAnsi="Cambria Math" w:cs="Calibri"/>
                <w:sz w:val="24"/>
                <w:szCs w:val="24"/>
              </w:rPr>
              <m:t>i</m:t>
            </m:r>
          </m:sub>
        </m:sSub>
      </m:oMath>
      <w:r w:rsidR="00710003" w:rsidRPr="00A51410">
        <w:rPr>
          <w:rFonts w:ascii="Calibri" w:hAnsi="Calibri" w:cs="Calibri"/>
          <w:sz w:val="24"/>
          <w:szCs w:val="24"/>
        </w:rPr>
        <w:t xml:space="preserve"> is the remaining unexplained difference</w:t>
      </w:r>
    </w:p>
    <w:p w14:paraId="7E5D4500" w14:textId="77777777" w:rsidR="00710003" w:rsidRPr="00A51410" w:rsidRDefault="00710003" w:rsidP="00A51410">
      <w:pPr>
        <w:pStyle w:val="Heading2"/>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Ridge regularization objective</w:t>
      </w:r>
    </w:p>
    <w:p w14:paraId="5B2D08BC" w14:textId="77777777" w:rsidR="00710003" w:rsidRPr="00A51410" w:rsidRDefault="00710003" w:rsidP="00A51410">
      <w:pPr>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Given this model specification, coefficients are estimated using ridge regression, which minimizes a weighted penalized loss function that balances predictive fit against coefficient shrinkage (Hoerl &amp; Kennard, 1970a, 1970b).</w:t>
      </w:r>
    </w:p>
    <w:p w14:paraId="69B4F82D" w14:textId="77777777" w:rsidR="00710003" w:rsidRPr="00A51410" w:rsidRDefault="00000000" w:rsidP="00A51410">
      <w:pPr>
        <w:pStyle w:val="BodyText"/>
        <w:spacing w:before="100" w:beforeAutospacing="1" w:after="100" w:afterAutospacing="1" w:line="240" w:lineRule="auto"/>
        <w:rPr>
          <w:rFonts w:ascii="Calibri" w:hAnsi="Calibri" w:cs="Calibri"/>
          <w:sz w:val="24"/>
          <w:szCs w:val="24"/>
        </w:rPr>
      </w:pPr>
      <m:oMathPara>
        <m:oMathParaPr>
          <m:jc m:val="center"/>
        </m:oMathParaPr>
        <m:oMath>
          <m:limLow>
            <m:limLowPr>
              <m:ctrlPr>
                <w:rPr>
                  <w:rFonts w:ascii="Cambria Math" w:hAnsi="Cambria Math" w:cs="Calibri"/>
                  <w:sz w:val="24"/>
                  <w:szCs w:val="24"/>
                </w:rPr>
              </m:ctrlPr>
            </m:limLowPr>
            <m:e>
              <m:r>
                <m:rPr>
                  <m:sty m:val="p"/>
                </m:rPr>
                <w:rPr>
                  <w:rFonts w:ascii="Cambria Math" w:hAnsi="Cambria Math" w:cs="Calibri"/>
                  <w:sz w:val="24"/>
                  <w:szCs w:val="24"/>
                </w:rPr>
                <m:t>min</m:t>
              </m:r>
            </m:e>
            <m:lim>
              <m:r>
                <w:rPr>
                  <w:rFonts w:ascii="Cambria Math" w:hAnsi="Cambria Math" w:cs="Calibri"/>
                  <w:sz w:val="24"/>
                  <w:szCs w:val="24"/>
                </w:rPr>
                <m:t>β</m:t>
              </m:r>
            </m:lim>
          </m:limLow>
          <m:d>
            <m:dPr>
              <m:begChr m:val="["/>
              <m:endChr m:val="]"/>
              <m:ctrlPr>
                <w:rPr>
                  <w:rFonts w:ascii="Cambria Math" w:hAnsi="Cambria Math" w:cs="Calibri"/>
                  <w:sz w:val="24"/>
                  <w:szCs w:val="24"/>
                </w:rPr>
              </m:ctrlPr>
            </m:dPr>
            <m:e>
              <m:nary>
                <m:naryPr>
                  <m:chr m:val="∑"/>
                  <m:limLoc m:val="undOvr"/>
                  <m:ctrlPr>
                    <w:rPr>
                      <w:rFonts w:ascii="Cambria Math" w:hAnsi="Cambria Math" w:cs="Calibri"/>
                      <w:sz w:val="24"/>
                      <w:szCs w:val="24"/>
                    </w:rPr>
                  </m:ctrlPr>
                </m:naryPr>
                <m:sub>
                  <m:r>
                    <w:rPr>
                      <w:rFonts w:ascii="Cambria Math" w:hAnsi="Cambria Math" w:cs="Calibri"/>
                      <w:sz w:val="24"/>
                      <w:szCs w:val="24"/>
                    </w:rPr>
                    <m:t>i</m:t>
                  </m:r>
                  <m:r>
                    <m:rPr>
                      <m:sty m:val="p"/>
                    </m:rPr>
                    <w:rPr>
                      <w:rFonts w:ascii="Cambria Math" w:hAnsi="Cambria Math" w:cs="Calibri"/>
                      <w:sz w:val="24"/>
                      <w:szCs w:val="24"/>
                    </w:rPr>
                    <m:t>=</m:t>
                  </m:r>
                  <m:r>
                    <w:rPr>
                      <w:rFonts w:ascii="Cambria Math" w:hAnsi="Cambria Math" w:cs="Calibri"/>
                      <w:sz w:val="24"/>
                      <w:szCs w:val="24"/>
                    </w:rPr>
                    <m:t>1</m:t>
                  </m:r>
                </m:sub>
                <m:sup>
                  <m:r>
                    <w:rPr>
                      <w:rFonts w:ascii="Cambria Math" w:hAnsi="Cambria Math" w:cs="Calibri"/>
                      <w:sz w:val="24"/>
                      <w:szCs w:val="24"/>
                    </w:rPr>
                    <m:t>N</m:t>
                  </m:r>
                </m:sup>
                <m:e>
                  <m:sSub>
                    <m:sSubPr>
                      <m:ctrlPr>
                        <w:rPr>
                          <w:rFonts w:ascii="Cambria Math" w:hAnsi="Cambria Math" w:cs="Calibri"/>
                          <w:sz w:val="24"/>
                          <w:szCs w:val="24"/>
                        </w:rPr>
                      </m:ctrlPr>
                    </m:sSubPr>
                    <m:e>
                      <m:r>
                        <w:rPr>
                          <w:rFonts w:ascii="Cambria Math" w:hAnsi="Cambria Math" w:cs="Calibri"/>
                          <w:sz w:val="24"/>
                          <w:szCs w:val="24"/>
                        </w:rPr>
                        <m:t>w</m:t>
                      </m:r>
                    </m:e>
                    <m:sub>
                      <m:r>
                        <w:rPr>
                          <w:rFonts w:ascii="Cambria Math" w:hAnsi="Cambria Math" w:cs="Calibri"/>
                          <w:sz w:val="24"/>
                          <w:szCs w:val="24"/>
                        </w:rPr>
                        <m:t>i</m:t>
                      </m:r>
                    </m:sub>
                  </m:sSub>
                </m:e>
              </m:nary>
              <m:sSup>
                <m:sSupPr>
                  <m:ctrlPr>
                    <w:rPr>
                      <w:rFonts w:ascii="Cambria Math" w:hAnsi="Cambria Math" w:cs="Calibri"/>
                      <w:sz w:val="24"/>
                      <w:szCs w:val="24"/>
                    </w:rPr>
                  </m:ctrlPr>
                </m:sSupPr>
                <m:e>
                  <m:d>
                    <m:dPr>
                      <m:ctrlPr>
                        <w:rPr>
                          <w:rFonts w:ascii="Cambria Math" w:hAnsi="Cambria Math" w:cs="Calibri"/>
                          <w:sz w:val="24"/>
                          <w:szCs w:val="24"/>
                        </w:rPr>
                      </m:ctrlPr>
                    </m:dPr>
                    <m:e>
                      <m:sSub>
                        <m:sSubPr>
                          <m:ctrlPr>
                            <w:rPr>
                              <w:rFonts w:ascii="Cambria Math" w:hAnsi="Cambria Math" w:cs="Calibri"/>
                              <w:sz w:val="24"/>
                              <w:szCs w:val="24"/>
                            </w:rPr>
                          </m:ctrlPr>
                        </m:sSubPr>
                        <m:e>
                          <m:r>
                            <w:rPr>
                              <w:rFonts w:ascii="Cambria Math" w:hAnsi="Cambria Math" w:cs="Calibri"/>
                              <w:sz w:val="24"/>
                              <w:szCs w:val="24"/>
                            </w:rPr>
                            <m:t>y</m:t>
                          </m:r>
                        </m:e>
                        <m:sub>
                          <m:r>
                            <w:rPr>
                              <w:rFonts w:ascii="Cambria Math" w:hAnsi="Cambria Math" w:cs="Calibri"/>
                              <w:sz w:val="24"/>
                              <w:szCs w:val="24"/>
                            </w:rPr>
                            <m:t>i</m:t>
                          </m:r>
                        </m:sub>
                      </m:sSub>
                      <m:r>
                        <m:rPr>
                          <m:sty m:val="p"/>
                        </m:rPr>
                        <w:rPr>
                          <w:rFonts w:ascii="Cambria Math" w:hAnsi="Cambria Math" w:cs="Calibri"/>
                          <w:sz w:val="24"/>
                          <w:szCs w:val="24"/>
                        </w:rPr>
                        <m:t>-</m:t>
                      </m:r>
                      <m:sSub>
                        <m:sSubPr>
                          <m:ctrlPr>
                            <w:rPr>
                              <w:rFonts w:ascii="Cambria Math" w:hAnsi="Cambria Math" w:cs="Calibri"/>
                              <w:sz w:val="24"/>
                              <w:szCs w:val="24"/>
                            </w:rPr>
                          </m:ctrlPr>
                        </m:sSubPr>
                        <m:e>
                          <m:acc>
                            <m:accPr>
                              <m:ctrlPr>
                                <w:rPr>
                                  <w:rFonts w:ascii="Cambria Math" w:hAnsi="Cambria Math" w:cs="Calibri"/>
                                  <w:sz w:val="24"/>
                                  <w:szCs w:val="24"/>
                                </w:rPr>
                              </m:ctrlPr>
                            </m:accPr>
                            <m:e>
                              <m:r>
                                <w:rPr>
                                  <w:rFonts w:ascii="Cambria Math" w:hAnsi="Cambria Math" w:cs="Calibri"/>
                                  <w:sz w:val="24"/>
                                  <w:szCs w:val="24"/>
                                </w:rPr>
                                <m:t>y</m:t>
                              </m:r>
                            </m:e>
                          </m:acc>
                        </m:e>
                        <m:sub>
                          <m:r>
                            <w:rPr>
                              <w:rFonts w:ascii="Cambria Math" w:hAnsi="Cambria Math" w:cs="Calibri"/>
                              <w:sz w:val="24"/>
                              <w:szCs w:val="24"/>
                            </w:rPr>
                            <m:t>i</m:t>
                          </m:r>
                        </m:sub>
                      </m:sSub>
                    </m:e>
                  </m:d>
                </m:e>
                <m:sup>
                  <m:r>
                    <w:rPr>
                      <w:rFonts w:ascii="Cambria Math" w:hAnsi="Cambria Math" w:cs="Calibri"/>
                      <w:sz w:val="24"/>
                      <w:szCs w:val="24"/>
                    </w:rPr>
                    <m:t>2</m:t>
                  </m:r>
                </m:sup>
              </m:sSup>
              <m:r>
                <m:rPr>
                  <m:sty m:val="p"/>
                </m:rPr>
                <w:rPr>
                  <w:rFonts w:ascii="Cambria Math" w:hAnsi="Cambria Math" w:cs="Calibri"/>
                  <w:sz w:val="24"/>
                  <w:szCs w:val="24"/>
                </w:rPr>
                <m:t>+</m:t>
              </m:r>
              <m:r>
                <w:rPr>
                  <w:rFonts w:ascii="Cambria Math" w:hAnsi="Cambria Math" w:cs="Calibri"/>
                  <w:sz w:val="24"/>
                  <w:szCs w:val="24"/>
                </w:rPr>
                <m:t>λ</m:t>
              </m:r>
              <m:nary>
                <m:naryPr>
                  <m:chr m:val="∑"/>
                  <m:limLoc m:val="undOvr"/>
                  <m:ctrlPr>
                    <w:rPr>
                      <w:rFonts w:ascii="Cambria Math" w:hAnsi="Cambria Math" w:cs="Calibri"/>
                      <w:sz w:val="24"/>
                      <w:szCs w:val="24"/>
                    </w:rPr>
                  </m:ctrlPr>
                </m:naryPr>
                <m:sub>
                  <m:r>
                    <w:rPr>
                      <w:rFonts w:ascii="Cambria Math" w:hAnsi="Cambria Math" w:cs="Calibri"/>
                      <w:sz w:val="24"/>
                      <w:szCs w:val="24"/>
                    </w:rPr>
                    <m:t>k</m:t>
                  </m:r>
                  <m:r>
                    <m:rPr>
                      <m:sty m:val="p"/>
                    </m:rPr>
                    <w:rPr>
                      <w:rFonts w:ascii="Cambria Math" w:hAnsi="Cambria Math" w:cs="Calibri"/>
                      <w:sz w:val="24"/>
                      <w:szCs w:val="24"/>
                    </w:rPr>
                    <m:t>=</m:t>
                  </m:r>
                  <m:r>
                    <w:rPr>
                      <w:rFonts w:ascii="Cambria Math" w:hAnsi="Cambria Math" w:cs="Calibri"/>
                      <w:sz w:val="24"/>
                      <w:szCs w:val="24"/>
                    </w:rPr>
                    <m:t>1</m:t>
                  </m:r>
                </m:sub>
                <m:sup>
                  <m:r>
                    <w:rPr>
                      <w:rFonts w:ascii="Cambria Math" w:hAnsi="Cambria Math" w:cs="Calibri"/>
                      <w:sz w:val="24"/>
                      <w:szCs w:val="24"/>
                    </w:rPr>
                    <m:t>p</m:t>
                  </m:r>
                </m:sup>
                <m:e>
                  <m:sSubSup>
                    <m:sSubSupPr>
                      <m:ctrlPr>
                        <w:rPr>
                          <w:rFonts w:ascii="Cambria Math" w:hAnsi="Cambria Math" w:cs="Calibri"/>
                          <w:sz w:val="24"/>
                          <w:szCs w:val="24"/>
                        </w:rPr>
                      </m:ctrlPr>
                    </m:sSubSupPr>
                    <m:e>
                      <m:r>
                        <w:rPr>
                          <w:rFonts w:ascii="Cambria Math" w:hAnsi="Cambria Math" w:cs="Calibri"/>
                          <w:sz w:val="24"/>
                          <w:szCs w:val="24"/>
                        </w:rPr>
                        <m:t>β</m:t>
                      </m:r>
                    </m:e>
                    <m:sub>
                      <m:r>
                        <w:rPr>
                          <w:rFonts w:ascii="Cambria Math" w:hAnsi="Cambria Math" w:cs="Calibri"/>
                          <w:sz w:val="24"/>
                          <w:szCs w:val="24"/>
                        </w:rPr>
                        <m:t>k</m:t>
                      </m:r>
                    </m:sub>
                    <m:sup>
                      <m:r>
                        <w:rPr>
                          <w:rFonts w:ascii="Cambria Math" w:hAnsi="Cambria Math" w:cs="Calibri"/>
                          <w:sz w:val="24"/>
                          <w:szCs w:val="24"/>
                        </w:rPr>
                        <m:t>2</m:t>
                      </m:r>
                    </m:sup>
                  </m:sSubSup>
                </m:e>
              </m:nary>
            </m:e>
          </m:d>
        </m:oMath>
      </m:oMathPara>
    </w:p>
    <w:p w14:paraId="5EA1B50E" w14:textId="77777777" w:rsidR="00710003" w:rsidRPr="00A51410" w:rsidRDefault="00710003" w:rsidP="00A51410">
      <w:pPr>
        <w:pStyle w:val="FirstParagraph"/>
        <w:spacing w:before="100" w:beforeAutospacing="1" w:after="100" w:afterAutospacing="1" w:line="240" w:lineRule="auto"/>
        <w:rPr>
          <w:rFonts w:ascii="Calibri" w:hAnsi="Calibri" w:cs="Calibri"/>
          <w:color w:val="1F2937"/>
          <w:sz w:val="24"/>
        </w:rPr>
      </w:pPr>
      <w:r w:rsidRPr="00A51410">
        <w:rPr>
          <w:rFonts w:ascii="Calibri" w:hAnsi="Calibri" w:cs="Calibri"/>
          <w:color w:val="1F2937"/>
          <w:sz w:val="24"/>
        </w:rPr>
        <w:t>where:</w:t>
      </w:r>
    </w:p>
    <w:p w14:paraId="7CABCAB3" w14:textId="77777777" w:rsidR="00710003" w:rsidRPr="00A51410" w:rsidRDefault="00000000" w:rsidP="00A51410">
      <w:pPr>
        <w:pStyle w:val="Compact"/>
        <w:numPr>
          <w:ilvl w:val="0"/>
          <w:numId w:val="11"/>
        </w:numPr>
        <w:spacing w:before="100" w:beforeAutospacing="1" w:after="100" w:afterAutospacing="1" w:line="240" w:lineRule="auto"/>
        <w:rPr>
          <w:rFonts w:ascii="Calibri" w:hAnsi="Calibri" w:cs="Calibri"/>
          <w:color w:val="1F2937"/>
          <w:sz w:val="24"/>
        </w:rPr>
      </w:pPr>
      <m:oMath>
        <m:sSub>
          <m:sSubPr>
            <m:ctrlPr>
              <w:rPr>
                <w:rFonts w:ascii="Cambria Math" w:hAnsi="Cambria Math" w:cs="Calibri"/>
                <w:color w:val="1F2937"/>
                <w:sz w:val="24"/>
              </w:rPr>
            </m:ctrlPr>
          </m:sSubPr>
          <m:e>
            <m:r>
              <w:rPr>
                <w:rFonts w:ascii="Cambria Math" w:hAnsi="Cambria Math" w:cs="Calibri"/>
                <w:color w:val="1F2937"/>
                <w:sz w:val="24"/>
              </w:rPr>
              <m:t>w</m:t>
            </m:r>
          </m:e>
          <m:sub>
            <m:r>
              <w:rPr>
                <w:rFonts w:ascii="Cambria Math" w:hAnsi="Cambria Math" w:cs="Calibri"/>
                <w:color w:val="1F2937"/>
                <w:sz w:val="24"/>
              </w:rPr>
              <m:t>i</m:t>
            </m:r>
          </m:sub>
        </m:sSub>
        <m:r>
          <m:rPr>
            <m:sty m:val="p"/>
          </m:rPr>
          <w:rPr>
            <w:rFonts w:ascii="Cambria Math" w:hAnsi="Cambria Math" w:cs="Calibri"/>
            <w:color w:val="1F2937"/>
            <w:sz w:val="24"/>
          </w:rPr>
          <m:t>=</m:t>
        </m:r>
        <m:rad>
          <m:radPr>
            <m:degHide m:val="1"/>
            <m:ctrlPr>
              <w:rPr>
                <w:rFonts w:ascii="Cambria Math" w:hAnsi="Cambria Math" w:cs="Calibri"/>
                <w:color w:val="1F2937"/>
                <w:sz w:val="24"/>
              </w:rPr>
            </m:ctrlPr>
          </m:radPr>
          <m:deg/>
          <m:e>
            <m:sSub>
              <m:sSubPr>
                <m:ctrlPr>
                  <w:rPr>
                    <w:rFonts w:ascii="Cambria Math" w:hAnsi="Cambria Math" w:cs="Calibri"/>
                    <w:color w:val="1F2937"/>
                    <w:sz w:val="24"/>
                  </w:rPr>
                </m:ctrlPr>
              </m:sSubPr>
              <m:e>
                <m:r>
                  <w:rPr>
                    <w:rFonts w:ascii="Cambria Math" w:hAnsi="Cambria Math" w:cs="Calibri"/>
                    <w:color w:val="1F2937"/>
                    <w:sz w:val="24"/>
                  </w:rPr>
                  <m:t>n</m:t>
                </m:r>
              </m:e>
              <m:sub>
                <m:r>
                  <w:rPr>
                    <w:rFonts w:ascii="Cambria Math" w:hAnsi="Cambria Math" w:cs="Calibri"/>
                    <w:color w:val="1F2937"/>
                    <w:sz w:val="24"/>
                  </w:rPr>
                  <m:t>i</m:t>
                </m:r>
              </m:sub>
            </m:sSub>
          </m:e>
        </m:rad>
      </m:oMath>
      <w:r w:rsidR="00710003" w:rsidRPr="00A51410">
        <w:rPr>
          <w:rFonts w:ascii="Calibri" w:hAnsi="Calibri" w:cs="Calibri"/>
          <w:color w:val="1F2937"/>
          <w:sz w:val="24"/>
        </w:rPr>
        <w:t xml:space="preserve">, where </w:t>
      </w:r>
      <m:oMath>
        <m:sSub>
          <m:sSubPr>
            <m:ctrlPr>
              <w:rPr>
                <w:rFonts w:ascii="Cambria Math" w:hAnsi="Cambria Math" w:cs="Calibri"/>
                <w:color w:val="1F2937"/>
                <w:sz w:val="24"/>
              </w:rPr>
            </m:ctrlPr>
          </m:sSubPr>
          <m:e>
            <m:r>
              <w:rPr>
                <w:rFonts w:ascii="Cambria Math" w:hAnsi="Cambria Math" w:cs="Calibri"/>
                <w:color w:val="1F2937"/>
                <w:sz w:val="24"/>
              </w:rPr>
              <m:t>n</m:t>
            </m:r>
          </m:e>
          <m:sub>
            <m:r>
              <w:rPr>
                <w:rFonts w:ascii="Cambria Math" w:hAnsi="Cambria Math" w:cs="Calibri"/>
                <w:color w:val="1F2937"/>
                <w:sz w:val="24"/>
              </w:rPr>
              <m:t>i</m:t>
            </m:r>
          </m:sub>
        </m:sSub>
      </m:oMath>
      <w:r w:rsidR="00710003" w:rsidRPr="00A51410">
        <w:rPr>
          <w:rFonts w:ascii="Calibri" w:hAnsi="Calibri" w:cs="Calibri"/>
          <w:color w:val="1F2937"/>
          <w:sz w:val="24"/>
        </w:rPr>
        <w:t xml:space="preserve"> is the number of eligible tested students for that school </w:t>
      </w:r>
      <w:proofErr w:type="gramStart"/>
      <w:r w:rsidR="00710003" w:rsidRPr="00A51410">
        <w:rPr>
          <w:rFonts w:ascii="Calibri" w:hAnsi="Calibri" w:cs="Calibri"/>
          <w:color w:val="1F2937"/>
          <w:sz w:val="24"/>
        </w:rPr>
        <w:t>in a given year</w:t>
      </w:r>
      <w:proofErr w:type="gramEnd"/>
      <w:r w:rsidR="00710003" w:rsidRPr="00A51410">
        <w:rPr>
          <w:rFonts w:ascii="Calibri" w:hAnsi="Calibri" w:cs="Calibri"/>
          <w:color w:val="1F2937"/>
          <w:sz w:val="24"/>
        </w:rPr>
        <w:t xml:space="preserve"> (</w:t>
      </w:r>
      <w:proofErr w:type="gramStart"/>
      <w:r w:rsidR="00710003" w:rsidRPr="00A51410">
        <w:rPr>
          <w:rFonts w:ascii="Calibri" w:hAnsi="Calibri" w:cs="Calibri"/>
          <w:color w:val="1F2937"/>
          <w:sz w:val="24"/>
        </w:rPr>
        <w:t>school-year</w:t>
      </w:r>
      <w:proofErr w:type="gramEnd"/>
      <w:r w:rsidR="00710003" w:rsidRPr="00A51410">
        <w:rPr>
          <w:rFonts w:ascii="Calibri" w:hAnsi="Calibri" w:cs="Calibri"/>
          <w:color w:val="1F2937"/>
          <w:sz w:val="24"/>
        </w:rPr>
        <w:t>)</w:t>
      </w:r>
    </w:p>
    <w:p w14:paraId="658C3574" w14:textId="77777777" w:rsidR="00710003" w:rsidRPr="00A51410" w:rsidRDefault="00710003" w:rsidP="00A51410">
      <w:pPr>
        <w:pStyle w:val="Compact"/>
        <w:numPr>
          <w:ilvl w:val="0"/>
          <w:numId w:val="11"/>
        </w:numPr>
        <w:spacing w:before="100" w:beforeAutospacing="1" w:after="100" w:afterAutospacing="1" w:line="240" w:lineRule="auto"/>
        <w:rPr>
          <w:rFonts w:ascii="Calibri" w:hAnsi="Calibri" w:cs="Calibri"/>
          <w:color w:val="1F2937"/>
          <w:sz w:val="24"/>
        </w:rPr>
      </w:pPr>
      <m:oMath>
        <m:r>
          <w:rPr>
            <w:rFonts w:ascii="Cambria Math" w:hAnsi="Cambria Math" w:cs="Calibri"/>
            <w:color w:val="1F2937"/>
            <w:sz w:val="24"/>
          </w:rPr>
          <m:t>λ</m:t>
        </m:r>
      </m:oMath>
      <w:r w:rsidRPr="00A51410">
        <w:rPr>
          <w:rFonts w:ascii="Calibri" w:hAnsi="Calibri" w:cs="Calibri"/>
          <w:color w:val="1F2937"/>
          <w:sz w:val="24"/>
        </w:rPr>
        <w:t xml:space="preserve"> </w:t>
      </w:r>
      <w:proofErr w:type="gramStart"/>
      <w:r w:rsidRPr="00A51410">
        <w:rPr>
          <w:rFonts w:ascii="Calibri" w:hAnsi="Calibri" w:cs="Calibri"/>
          <w:color w:val="1F2937"/>
          <w:sz w:val="24"/>
        </w:rPr>
        <w:t>is</w:t>
      </w:r>
      <w:proofErr w:type="gramEnd"/>
      <w:r w:rsidRPr="00A51410">
        <w:rPr>
          <w:rFonts w:ascii="Calibri" w:hAnsi="Calibri" w:cs="Calibri"/>
          <w:color w:val="1F2937"/>
          <w:sz w:val="24"/>
        </w:rPr>
        <w:t xml:space="preserve"> the penalty strength chosen by cross-validation</w:t>
      </w:r>
    </w:p>
    <w:p w14:paraId="4EEB89B8" w14:textId="77777777" w:rsidR="00710003" w:rsidRPr="00A51410" w:rsidRDefault="00710003" w:rsidP="00A51410">
      <w:pPr>
        <w:pStyle w:val="Compact"/>
        <w:numPr>
          <w:ilvl w:val="0"/>
          <w:numId w:val="11"/>
        </w:numPr>
        <w:spacing w:before="100" w:beforeAutospacing="1" w:after="100" w:afterAutospacing="1" w:line="240" w:lineRule="auto"/>
        <w:rPr>
          <w:rFonts w:ascii="Calibri" w:hAnsi="Calibri" w:cs="Calibri"/>
          <w:color w:val="1F2937"/>
          <w:sz w:val="24"/>
        </w:rPr>
      </w:pPr>
      <w:r w:rsidRPr="00A51410">
        <w:rPr>
          <w:rFonts w:ascii="Calibri" w:hAnsi="Calibri" w:cs="Calibri"/>
          <w:color w:val="1F2937"/>
          <w:sz w:val="24"/>
        </w:rPr>
        <w:t xml:space="preserve">the </w:t>
      </w:r>
      <m:oMath>
        <m:r>
          <m:rPr>
            <m:sty m:val="p"/>
          </m:rPr>
          <w:rPr>
            <w:rFonts w:ascii="Cambria Math" w:hAnsi="Cambria Math" w:cs="Calibri"/>
            <w:color w:val="1F2937"/>
            <w:sz w:val="24"/>
          </w:rPr>
          <m:t>∑</m:t>
        </m:r>
        <m:sSubSup>
          <m:sSubSupPr>
            <m:ctrlPr>
              <w:rPr>
                <w:rFonts w:ascii="Cambria Math" w:hAnsi="Cambria Math" w:cs="Calibri"/>
                <w:color w:val="1F2937"/>
                <w:sz w:val="24"/>
              </w:rPr>
            </m:ctrlPr>
          </m:sSubSupPr>
          <m:e>
            <m:r>
              <w:rPr>
                <w:rFonts w:ascii="Cambria Math" w:hAnsi="Cambria Math" w:cs="Calibri"/>
                <w:color w:val="1F2937"/>
                <w:sz w:val="24"/>
              </w:rPr>
              <m:t>β</m:t>
            </m:r>
          </m:e>
          <m:sub>
            <m:r>
              <w:rPr>
                <w:rFonts w:ascii="Cambria Math" w:hAnsi="Cambria Math" w:cs="Calibri"/>
                <w:color w:val="1F2937"/>
                <w:sz w:val="24"/>
              </w:rPr>
              <m:t>k</m:t>
            </m:r>
          </m:sub>
          <m:sup>
            <m:r>
              <w:rPr>
                <w:rFonts w:ascii="Cambria Math" w:hAnsi="Cambria Math" w:cs="Calibri"/>
                <w:color w:val="1F2937"/>
                <w:sz w:val="24"/>
              </w:rPr>
              <m:t>2</m:t>
            </m:r>
          </m:sup>
        </m:sSubSup>
      </m:oMath>
      <w:r w:rsidRPr="00A51410">
        <w:rPr>
          <w:rFonts w:ascii="Calibri" w:hAnsi="Calibri" w:cs="Calibri"/>
          <w:color w:val="1F2937"/>
          <w:sz w:val="24"/>
        </w:rPr>
        <w:t xml:space="preserve"> term is the ridge penalty, which pulls coefficients toward zero but usually does not force them all the way to zero</w:t>
      </w:r>
    </w:p>
    <w:p w14:paraId="3D0F24DF" w14:textId="6D972B86" w:rsidR="00710003" w:rsidRPr="00A51410" w:rsidRDefault="00710003" w:rsidP="00A51410">
      <w:pPr>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The first part of the objective function emphasizes fitting the data well through weighted least squares, while the second part discourages coefficients from becoming overly large, which helps keep the model more stable. This balance is one reason ridge is a sensible choice for this problem, because it allows the model to capture meaningful patterns in the benchmark data while reducing the risk that estimates become overly sensitive to noise, small sample differences, or correlation among predictors.</w:t>
      </w:r>
    </w:p>
    <w:p w14:paraId="6315ACFE" w14:textId="77777777" w:rsidR="00845994" w:rsidRPr="00A51410" w:rsidRDefault="00845994" w:rsidP="00A51410">
      <w:pPr>
        <w:pStyle w:val="Heading2"/>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lastRenderedPageBreak/>
        <w:t>Why the benchmark features are user-selected</w:t>
      </w:r>
    </w:p>
    <w:p w14:paraId="519A7C4A" w14:textId="77777777" w:rsidR="00845994" w:rsidRPr="00A51410" w:rsidRDefault="00845994" w:rsidP="00A51410">
      <w:pPr>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The benchmark school is meant to be flexible rather than fixed. Users can decide which characteristics should define the comparison school. This makes the benchmark more transparent: users are not comparing a school to a hidden model, but to an explicitly defined synthetic profile based on the features they chose.</w:t>
      </w:r>
    </w:p>
    <w:p w14:paraId="6A5BE965" w14:textId="277F9248" w:rsidR="00845994" w:rsidRPr="00A51410" w:rsidRDefault="00845994" w:rsidP="00A51410">
      <w:pPr>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This also means the benchmark can support different questions in different contexts. A more minimal benchmark might condition only on year. A richer benchmark might condition on year, missing test counts, poverty, county, and race. Both can be reasonable, but they answer slightly different versions of the same underlying question: what would we expect for a school like this?</w:t>
      </w:r>
    </w:p>
    <w:p w14:paraId="09064E5D" w14:textId="5C7D2357" w:rsidR="00710003" w:rsidRPr="00A51410" w:rsidRDefault="00710003" w:rsidP="00A51410">
      <w:pPr>
        <w:pStyle w:val="Heading2"/>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 xml:space="preserve">Why </w:t>
      </w:r>
      <w:r w:rsidR="00562D5B" w:rsidRPr="00A51410">
        <w:rPr>
          <w:rFonts w:ascii="Calibri" w:hAnsi="Calibri" w:cs="Calibri"/>
          <w:sz w:val="24"/>
          <w:szCs w:val="24"/>
        </w:rPr>
        <w:t>s</w:t>
      </w:r>
      <w:r w:rsidRPr="00A51410">
        <w:rPr>
          <w:rFonts w:ascii="Calibri" w:hAnsi="Calibri" w:cs="Calibri"/>
          <w:sz w:val="24"/>
          <w:szCs w:val="24"/>
        </w:rPr>
        <w:t>chool</w:t>
      </w:r>
      <w:r w:rsidR="00562D5B" w:rsidRPr="00A51410">
        <w:rPr>
          <w:rFonts w:ascii="Calibri" w:hAnsi="Calibri" w:cs="Calibri"/>
          <w:sz w:val="24"/>
          <w:szCs w:val="24"/>
        </w:rPr>
        <w:t xml:space="preserve"> y</w:t>
      </w:r>
      <w:r w:rsidRPr="00A51410">
        <w:rPr>
          <w:rFonts w:ascii="Calibri" w:hAnsi="Calibri" w:cs="Calibri"/>
          <w:sz w:val="24"/>
          <w:szCs w:val="24"/>
        </w:rPr>
        <w:t>ear is always included</w:t>
      </w:r>
    </w:p>
    <w:p w14:paraId="51F906F9" w14:textId="1DA0D468" w:rsidR="00710003" w:rsidRPr="00A51410" w:rsidRDefault="00710003" w:rsidP="00A51410">
      <w:pPr>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 xml:space="preserve">A central design choice is that </w:t>
      </w:r>
      <w:r w:rsidR="00845994" w:rsidRPr="00A51410">
        <w:rPr>
          <w:rFonts w:ascii="Calibri" w:hAnsi="Calibri" w:cs="Calibri"/>
          <w:sz w:val="24"/>
          <w:szCs w:val="24"/>
        </w:rPr>
        <w:t>school year</w:t>
      </w:r>
      <w:r w:rsidRPr="00A51410">
        <w:rPr>
          <w:rFonts w:ascii="Calibri" w:hAnsi="Calibri" w:cs="Calibri"/>
          <w:sz w:val="24"/>
          <w:szCs w:val="24"/>
        </w:rPr>
        <w:t xml:space="preserve"> is always part of the model. This keeps the benchmark explicitly </w:t>
      </w:r>
      <w:proofErr w:type="gramStart"/>
      <w:r w:rsidRPr="00A51410">
        <w:rPr>
          <w:rFonts w:ascii="Calibri" w:hAnsi="Calibri" w:cs="Calibri"/>
          <w:sz w:val="24"/>
          <w:szCs w:val="24"/>
        </w:rPr>
        <w:t>year-specific</w:t>
      </w:r>
      <w:proofErr w:type="gramEnd"/>
      <w:r w:rsidRPr="00A51410">
        <w:rPr>
          <w:rFonts w:ascii="Calibri" w:hAnsi="Calibri" w:cs="Calibri"/>
          <w:sz w:val="24"/>
          <w:szCs w:val="24"/>
        </w:rPr>
        <w:t xml:space="preserve">. That matters because average test performance can shift over time for reasons that are broader than any one school, including policy changes, assessment conditions, or wider educational disruptions. Keeping year mandatory helps avoid comparisons that treat all years as though they were interchangeable. This is also consistent with the broader modeling principle that temporal structure should be represented directly when it is substantively important (James, Witten, Hastie, &amp; </w:t>
      </w:r>
      <w:proofErr w:type="spellStart"/>
      <w:r w:rsidRPr="00A51410">
        <w:rPr>
          <w:rFonts w:ascii="Calibri" w:hAnsi="Calibri" w:cs="Calibri"/>
          <w:sz w:val="24"/>
          <w:szCs w:val="24"/>
        </w:rPr>
        <w:t>Tibshirani</w:t>
      </w:r>
      <w:proofErr w:type="spellEnd"/>
      <w:r w:rsidRPr="00A51410">
        <w:rPr>
          <w:rFonts w:ascii="Calibri" w:hAnsi="Calibri" w:cs="Calibri"/>
          <w:sz w:val="24"/>
          <w:szCs w:val="24"/>
        </w:rPr>
        <w:t>, 2021).</w:t>
      </w:r>
    </w:p>
    <w:p w14:paraId="07BBB7ED" w14:textId="77777777" w:rsidR="00710003" w:rsidRPr="00A51410" w:rsidRDefault="00710003" w:rsidP="00A51410">
      <w:pPr>
        <w:pStyle w:val="Heading2"/>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Why the model includes year interactions</w:t>
      </w:r>
    </w:p>
    <w:p w14:paraId="478BBFE9" w14:textId="754B9000" w:rsidR="00710003" w:rsidRPr="00A51410" w:rsidRDefault="00710003" w:rsidP="00A51410">
      <w:pPr>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 xml:space="preserve">The script does not assume that a feature has the same relationship with scores every year. Instead, it allows selected features to interact with </w:t>
      </w:r>
      <w:r w:rsidR="0071164D" w:rsidRPr="00A51410">
        <w:rPr>
          <w:rFonts w:ascii="Calibri" w:hAnsi="Calibri" w:cs="Calibri"/>
          <w:sz w:val="24"/>
          <w:szCs w:val="24"/>
        </w:rPr>
        <w:t>each s</w:t>
      </w:r>
      <w:r w:rsidRPr="00A51410">
        <w:rPr>
          <w:rFonts w:ascii="Calibri" w:hAnsi="Calibri" w:cs="Calibri"/>
          <w:sz w:val="24"/>
          <w:szCs w:val="24"/>
        </w:rPr>
        <w:t>chool</w:t>
      </w:r>
      <w:r w:rsidR="0071164D" w:rsidRPr="00A51410">
        <w:rPr>
          <w:rFonts w:ascii="Calibri" w:hAnsi="Calibri" w:cs="Calibri"/>
          <w:sz w:val="24"/>
          <w:szCs w:val="24"/>
        </w:rPr>
        <w:t xml:space="preserve"> y</w:t>
      </w:r>
      <w:r w:rsidRPr="00A51410">
        <w:rPr>
          <w:rFonts w:ascii="Calibri" w:hAnsi="Calibri" w:cs="Calibri"/>
          <w:sz w:val="24"/>
          <w:szCs w:val="24"/>
        </w:rPr>
        <w:t xml:space="preserve">ear. In practical terms, that means the association between a feature like low income or </w:t>
      </w:r>
      <w:proofErr w:type="gramStart"/>
      <w:r w:rsidRPr="00A51410">
        <w:rPr>
          <w:rFonts w:ascii="Calibri" w:hAnsi="Calibri" w:cs="Calibri"/>
          <w:sz w:val="24"/>
          <w:szCs w:val="24"/>
        </w:rPr>
        <w:t>race</w:t>
      </w:r>
      <w:proofErr w:type="gramEnd"/>
      <w:r w:rsidRPr="00A51410">
        <w:rPr>
          <w:rFonts w:ascii="Calibri" w:hAnsi="Calibri" w:cs="Calibri"/>
          <w:sz w:val="24"/>
          <w:szCs w:val="24"/>
        </w:rPr>
        <w:t xml:space="preserve"> and the expected score can change across years</w:t>
      </w:r>
      <w:r w:rsidR="0071164D" w:rsidRPr="00A51410">
        <w:rPr>
          <w:rFonts w:ascii="Calibri" w:hAnsi="Calibri" w:cs="Calibri"/>
          <w:sz w:val="24"/>
          <w:szCs w:val="24"/>
        </w:rPr>
        <w:t xml:space="preserve"> making</w:t>
      </w:r>
      <w:r w:rsidRPr="00A51410">
        <w:rPr>
          <w:rFonts w:ascii="Calibri" w:hAnsi="Calibri" w:cs="Calibri"/>
          <w:sz w:val="24"/>
          <w:szCs w:val="24"/>
        </w:rPr>
        <w:t xml:space="preserve"> the benchmark more responsive to historical context (James et al., 2021). Without those interactions, the model would assume a single fixed effect over time, which is often too rigid for education data.</w:t>
      </w:r>
    </w:p>
    <w:p w14:paraId="574E2C0E" w14:textId="0704C3B3" w:rsidR="00710003" w:rsidRPr="00A51410" w:rsidRDefault="00710003" w:rsidP="00A51410">
      <w:pPr>
        <w:pStyle w:val="Heading2"/>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 xml:space="preserve">Why </w:t>
      </w:r>
      <w:r w:rsidR="00317FB9" w:rsidRPr="00A51410">
        <w:rPr>
          <w:rFonts w:ascii="Calibri" w:hAnsi="Calibri" w:cs="Calibri"/>
          <w:sz w:val="24"/>
          <w:szCs w:val="24"/>
        </w:rPr>
        <w:t>the square root of n</w:t>
      </w:r>
      <w:r w:rsidRPr="00A51410">
        <w:rPr>
          <w:rFonts w:ascii="Calibri" w:hAnsi="Calibri" w:cs="Calibri"/>
          <w:sz w:val="24"/>
          <w:szCs w:val="24"/>
        </w:rPr>
        <w:t xml:space="preserve"> is used as the weight</w:t>
      </w:r>
    </w:p>
    <w:p w14:paraId="6CFCE9D4" w14:textId="049186F2" w:rsidR="00710003" w:rsidRPr="00A51410" w:rsidRDefault="00710003" w:rsidP="00A51410">
      <w:pPr>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 xml:space="preserve">Rather than weighting each </w:t>
      </w:r>
      <w:proofErr w:type="gramStart"/>
      <w:r w:rsidRPr="00A51410">
        <w:rPr>
          <w:rFonts w:ascii="Calibri" w:hAnsi="Calibri" w:cs="Calibri"/>
          <w:sz w:val="24"/>
          <w:szCs w:val="24"/>
        </w:rPr>
        <w:t>school-year</w:t>
      </w:r>
      <w:proofErr w:type="gramEnd"/>
      <w:r w:rsidRPr="00A51410">
        <w:rPr>
          <w:rFonts w:ascii="Calibri" w:hAnsi="Calibri" w:cs="Calibri"/>
          <w:sz w:val="24"/>
          <w:szCs w:val="24"/>
        </w:rPr>
        <w:t xml:space="preserve"> equally, the script uses observation weights to reflect differing precision across aggregated outcomes (Carroll &amp; Ruppert, 1988). However, it does not weight fully by raw n. Instead, it uses the square root of n, so </w:t>
      </w:r>
      <w:proofErr w:type="gramStart"/>
      <w:r w:rsidRPr="00A51410">
        <w:rPr>
          <w:rFonts w:ascii="Calibri" w:hAnsi="Calibri" w:cs="Calibri"/>
          <w:sz w:val="24"/>
          <w:szCs w:val="24"/>
        </w:rPr>
        <w:t>school-years</w:t>
      </w:r>
      <w:proofErr w:type="gramEnd"/>
      <w:r w:rsidRPr="00A51410">
        <w:rPr>
          <w:rFonts w:ascii="Calibri" w:hAnsi="Calibri" w:cs="Calibri"/>
          <w:sz w:val="24"/>
          <w:szCs w:val="24"/>
        </w:rPr>
        <w:t xml:space="preserve"> with more tested students have somewhat more influence without dominating the model in direct proportion to their size. Square-</w:t>
      </w:r>
      <w:proofErr w:type="spellStart"/>
      <w:r w:rsidRPr="00A51410">
        <w:rPr>
          <w:rFonts w:ascii="Calibri" w:hAnsi="Calibri" w:cs="Calibri"/>
          <w:sz w:val="24"/>
          <w:szCs w:val="24"/>
        </w:rPr>
        <w:t>root</w:t>
      </w:r>
      <w:proofErr w:type="spellEnd"/>
      <w:r w:rsidRPr="00A51410">
        <w:rPr>
          <w:rFonts w:ascii="Calibri" w:hAnsi="Calibri" w:cs="Calibri"/>
          <w:sz w:val="24"/>
          <w:szCs w:val="24"/>
        </w:rPr>
        <w:t xml:space="preserve"> sample-size weights are a practical compromise between treating all </w:t>
      </w:r>
      <w:proofErr w:type="gramStart"/>
      <w:r w:rsidRPr="00A51410">
        <w:rPr>
          <w:rFonts w:ascii="Calibri" w:hAnsi="Calibri" w:cs="Calibri"/>
          <w:sz w:val="24"/>
          <w:szCs w:val="24"/>
        </w:rPr>
        <w:t>school-years</w:t>
      </w:r>
      <w:proofErr w:type="gramEnd"/>
      <w:r w:rsidRPr="00A51410">
        <w:rPr>
          <w:rFonts w:ascii="Calibri" w:hAnsi="Calibri" w:cs="Calibri"/>
          <w:sz w:val="24"/>
          <w:szCs w:val="24"/>
        </w:rPr>
        <w:t xml:space="preserve"> identically and allowing the largest schools to drive the benchmark. From a representation standpoint, this approach gives somewhat more weight to more stable averages while </w:t>
      </w:r>
      <w:proofErr w:type="gramStart"/>
      <w:r w:rsidRPr="00A51410">
        <w:rPr>
          <w:rFonts w:ascii="Calibri" w:hAnsi="Calibri" w:cs="Calibri"/>
          <w:sz w:val="24"/>
          <w:szCs w:val="24"/>
        </w:rPr>
        <w:t>still keeping</w:t>
      </w:r>
      <w:proofErr w:type="gramEnd"/>
      <w:r w:rsidRPr="00A51410">
        <w:rPr>
          <w:rFonts w:ascii="Calibri" w:hAnsi="Calibri" w:cs="Calibri"/>
          <w:sz w:val="24"/>
          <w:szCs w:val="24"/>
        </w:rPr>
        <w:t xml:space="preserve"> smaller schools meaningfully represented.</w:t>
      </w:r>
    </w:p>
    <w:p w14:paraId="3DA35490" w14:textId="77777777" w:rsidR="00710003" w:rsidRPr="00A51410" w:rsidRDefault="00710003" w:rsidP="00A51410">
      <w:pPr>
        <w:pStyle w:val="Heading2"/>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How the model is validated</w:t>
      </w:r>
    </w:p>
    <w:p w14:paraId="3DEFFD64" w14:textId="4644CDB0" w:rsidR="00710003" w:rsidRPr="00A51410" w:rsidRDefault="00710003" w:rsidP="00A51410">
      <w:pPr>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 xml:space="preserve">The </w:t>
      </w:r>
      <w:r w:rsidR="007F6DDD" w:rsidRPr="00A51410">
        <w:rPr>
          <w:rFonts w:ascii="Calibri" w:hAnsi="Calibri" w:cs="Calibri"/>
          <w:sz w:val="24"/>
          <w:szCs w:val="24"/>
        </w:rPr>
        <w:t>model</w:t>
      </w:r>
      <w:r w:rsidRPr="00A51410">
        <w:rPr>
          <w:rFonts w:ascii="Calibri" w:hAnsi="Calibri" w:cs="Calibri"/>
          <w:sz w:val="24"/>
          <w:szCs w:val="24"/>
        </w:rPr>
        <w:t xml:space="preserve"> uses cross-validation grouped by school. Instead of splitting rows completely at random, it assigns whole schools to folds. This reduces leakage: the model is less likely to appear artificially strong simply because it saw the same school during training. That makes the cross-</w:t>
      </w:r>
      <w:r w:rsidRPr="00A51410">
        <w:rPr>
          <w:rFonts w:ascii="Calibri" w:hAnsi="Calibri" w:cs="Calibri"/>
          <w:sz w:val="24"/>
          <w:szCs w:val="24"/>
        </w:rPr>
        <w:lastRenderedPageBreak/>
        <w:t xml:space="preserve">validated predictions a more credible basis for judging whether a </w:t>
      </w:r>
      <w:proofErr w:type="gramStart"/>
      <w:r w:rsidRPr="00A51410">
        <w:rPr>
          <w:rFonts w:ascii="Calibri" w:hAnsi="Calibri" w:cs="Calibri"/>
          <w:sz w:val="24"/>
          <w:szCs w:val="24"/>
        </w:rPr>
        <w:t>school-year</w:t>
      </w:r>
      <w:proofErr w:type="gramEnd"/>
      <w:r w:rsidRPr="00A51410">
        <w:rPr>
          <w:rFonts w:ascii="Calibri" w:hAnsi="Calibri" w:cs="Calibri"/>
          <w:sz w:val="24"/>
          <w:szCs w:val="24"/>
        </w:rPr>
        <w:t xml:space="preserve"> performed above or below expectation. This choice is consistent with recommendations for cross-validation under hierarchical or grouped dependence structures (Roberts et al., 2017).</w:t>
      </w:r>
    </w:p>
    <w:p w14:paraId="3AD8C071" w14:textId="77777777" w:rsidR="00710003" w:rsidRPr="00A51410" w:rsidRDefault="00710003" w:rsidP="00A51410">
      <w:pPr>
        <w:pStyle w:val="Heading2"/>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How predictions are used</w:t>
      </w:r>
    </w:p>
    <w:p w14:paraId="1E44E2E4" w14:textId="0018F224" w:rsidR="00710003" w:rsidRPr="00A51410" w:rsidRDefault="00710003" w:rsidP="00A51410">
      <w:pPr>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 xml:space="preserve">For an observed </w:t>
      </w:r>
      <w:proofErr w:type="gramStart"/>
      <w:r w:rsidRPr="00A51410">
        <w:rPr>
          <w:rFonts w:ascii="Calibri" w:hAnsi="Calibri" w:cs="Calibri"/>
          <w:sz w:val="24"/>
          <w:szCs w:val="24"/>
        </w:rPr>
        <w:t>school-year</w:t>
      </w:r>
      <w:proofErr w:type="gramEnd"/>
      <w:r w:rsidRPr="00A51410">
        <w:rPr>
          <w:rFonts w:ascii="Calibri" w:hAnsi="Calibri" w:cs="Calibri"/>
          <w:sz w:val="24"/>
          <w:szCs w:val="24"/>
        </w:rPr>
        <w:t xml:space="preserve"> already in the training (historical) data, the script uses the out-of-fold cross-validated prediction. This is the more careful benchmark for evaluation because it is based on predictions made when that school was held out from training.</w:t>
      </w:r>
      <w:r w:rsidR="0047784D" w:rsidRPr="00A51410">
        <w:rPr>
          <w:rFonts w:ascii="Calibri" w:hAnsi="Calibri" w:cs="Calibri"/>
          <w:sz w:val="24"/>
          <w:szCs w:val="24"/>
        </w:rPr>
        <w:t xml:space="preserve"> </w:t>
      </w:r>
      <w:r w:rsidRPr="00A51410">
        <w:rPr>
          <w:rFonts w:ascii="Calibri" w:hAnsi="Calibri" w:cs="Calibri"/>
          <w:sz w:val="24"/>
          <w:szCs w:val="24"/>
        </w:rPr>
        <w:t>Once the model has generated an expected score, it calculates the residual:</w:t>
      </w:r>
    </w:p>
    <w:p w14:paraId="53C0FB13" w14:textId="77777777" w:rsidR="00710003" w:rsidRPr="00A51410" w:rsidRDefault="00710003" w:rsidP="00A51410">
      <w:pPr>
        <w:spacing w:before="100" w:beforeAutospacing="1" w:after="100" w:afterAutospacing="1" w:line="240" w:lineRule="auto"/>
        <w:jc w:val="center"/>
        <w:rPr>
          <w:rFonts w:ascii="Calibri" w:hAnsi="Calibri" w:cs="Calibri"/>
          <w:sz w:val="24"/>
          <w:szCs w:val="24"/>
        </w:rPr>
      </w:pPr>
      <w:r w:rsidRPr="00A51410">
        <w:rPr>
          <w:rFonts w:ascii="Calibri" w:hAnsi="Calibri" w:cs="Calibri"/>
          <w:sz w:val="24"/>
          <w:szCs w:val="24"/>
        </w:rPr>
        <w:t>Residualᵢ = Observedᵢ − Predictedᵢ</w:t>
      </w:r>
    </w:p>
    <w:p w14:paraId="48086612" w14:textId="1D5881FF" w:rsidR="00710003" w:rsidRPr="00A51410" w:rsidRDefault="00710003" w:rsidP="00A51410">
      <w:pPr>
        <w:spacing w:before="100" w:beforeAutospacing="1" w:after="100" w:afterAutospacing="1" w:line="240" w:lineRule="auto"/>
        <w:rPr>
          <w:rFonts w:ascii="Calibri" w:hAnsi="Calibri" w:cs="Calibri"/>
          <w:sz w:val="24"/>
          <w:szCs w:val="24"/>
        </w:rPr>
      </w:pPr>
      <w:r w:rsidRPr="00A51410">
        <w:rPr>
          <w:rFonts w:ascii="Calibri" w:hAnsi="Calibri" w:cs="Calibri"/>
          <w:sz w:val="24"/>
          <w:szCs w:val="24"/>
        </w:rPr>
        <w:t>A positive residual means the school scored above its benchmark, while a negative residual means it scored below.</w:t>
      </w:r>
    </w:p>
    <w:p w14:paraId="7CEA2CFA" w14:textId="77777777" w:rsidR="00710003" w:rsidRPr="00A51410" w:rsidRDefault="00710003" w:rsidP="00A51410">
      <w:pPr>
        <w:pStyle w:val="Heading2"/>
        <w:spacing w:before="100" w:beforeAutospacing="1" w:after="100" w:afterAutospacing="1" w:line="240" w:lineRule="auto"/>
        <w:rPr>
          <w:rFonts w:ascii="Calibri" w:hAnsi="Calibri" w:cs="Calibri"/>
          <w:color w:val="1F2937"/>
          <w:sz w:val="24"/>
          <w:szCs w:val="24"/>
        </w:rPr>
      </w:pPr>
      <w:r w:rsidRPr="00A51410">
        <w:rPr>
          <w:rFonts w:ascii="Calibri" w:hAnsi="Calibri" w:cs="Calibri"/>
          <w:sz w:val="24"/>
          <w:szCs w:val="24"/>
        </w:rPr>
        <w:t>References</w:t>
      </w:r>
    </w:p>
    <w:p w14:paraId="3ECC6E9A" w14:textId="77777777" w:rsidR="00710003" w:rsidRPr="00A51410" w:rsidRDefault="00710003" w:rsidP="00A51410">
      <w:pPr>
        <w:pStyle w:val="ListParagraph"/>
        <w:numPr>
          <w:ilvl w:val="0"/>
          <w:numId w:val="13"/>
        </w:numPr>
        <w:spacing w:before="100" w:beforeAutospacing="1" w:after="100" w:afterAutospacing="1" w:line="240" w:lineRule="auto"/>
        <w:contextualSpacing w:val="0"/>
        <w:rPr>
          <w:rFonts w:ascii="Calibri" w:hAnsi="Calibri" w:cs="Calibri"/>
          <w:sz w:val="24"/>
          <w:szCs w:val="24"/>
        </w:rPr>
      </w:pPr>
      <w:r w:rsidRPr="00A51410">
        <w:rPr>
          <w:rFonts w:ascii="Calibri" w:hAnsi="Calibri" w:cs="Calibri"/>
          <w:sz w:val="24"/>
          <w:szCs w:val="24"/>
        </w:rPr>
        <w:t xml:space="preserve">Friedman, J., Hastie, T., &amp; </w:t>
      </w:r>
      <w:proofErr w:type="spellStart"/>
      <w:r w:rsidRPr="00A51410">
        <w:rPr>
          <w:rFonts w:ascii="Calibri" w:hAnsi="Calibri" w:cs="Calibri"/>
          <w:sz w:val="24"/>
          <w:szCs w:val="24"/>
        </w:rPr>
        <w:t>Tibshirani</w:t>
      </w:r>
      <w:proofErr w:type="spellEnd"/>
      <w:r w:rsidRPr="00A51410">
        <w:rPr>
          <w:rFonts w:ascii="Calibri" w:hAnsi="Calibri" w:cs="Calibri"/>
          <w:sz w:val="24"/>
          <w:szCs w:val="24"/>
        </w:rPr>
        <w:t>, R. (2010). Regularization paths for generalized linear models via coordinate descent. Journal of Statistical Software, 33(1), 1-22. https://doi.org/10.18637/jss.v033.i01</w:t>
      </w:r>
    </w:p>
    <w:p w14:paraId="43BBE67B" w14:textId="77777777" w:rsidR="00710003" w:rsidRPr="00A51410" w:rsidRDefault="00710003" w:rsidP="00A51410">
      <w:pPr>
        <w:pStyle w:val="ListParagraph"/>
        <w:numPr>
          <w:ilvl w:val="0"/>
          <w:numId w:val="13"/>
        </w:numPr>
        <w:spacing w:before="100" w:beforeAutospacing="1" w:after="100" w:afterAutospacing="1" w:line="240" w:lineRule="auto"/>
        <w:contextualSpacing w:val="0"/>
        <w:rPr>
          <w:rFonts w:ascii="Calibri" w:hAnsi="Calibri" w:cs="Calibri"/>
          <w:sz w:val="24"/>
          <w:szCs w:val="24"/>
        </w:rPr>
      </w:pPr>
      <w:r w:rsidRPr="00A51410">
        <w:rPr>
          <w:rFonts w:ascii="Calibri" w:hAnsi="Calibri" w:cs="Calibri"/>
          <w:sz w:val="24"/>
          <w:szCs w:val="24"/>
        </w:rPr>
        <w:t xml:space="preserve">Hoerl, A. E., &amp; Kennard, R. W. (1970a). Ridge regression: Biased estimation for nonorthogonal problems. </w:t>
      </w:r>
      <w:proofErr w:type="spellStart"/>
      <w:r w:rsidRPr="00A51410">
        <w:rPr>
          <w:rFonts w:ascii="Calibri" w:hAnsi="Calibri" w:cs="Calibri"/>
          <w:sz w:val="24"/>
          <w:szCs w:val="24"/>
        </w:rPr>
        <w:t>Technometrics</w:t>
      </w:r>
      <w:proofErr w:type="spellEnd"/>
      <w:r w:rsidRPr="00A51410">
        <w:rPr>
          <w:rFonts w:ascii="Calibri" w:hAnsi="Calibri" w:cs="Calibri"/>
          <w:sz w:val="24"/>
          <w:szCs w:val="24"/>
        </w:rPr>
        <w:t>, 12(1), 55-67.</w:t>
      </w:r>
    </w:p>
    <w:p w14:paraId="1A85E30A" w14:textId="77777777" w:rsidR="00710003" w:rsidRPr="00A51410" w:rsidRDefault="00710003" w:rsidP="00A51410">
      <w:pPr>
        <w:pStyle w:val="ListParagraph"/>
        <w:numPr>
          <w:ilvl w:val="0"/>
          <w:numId w:val="13"/>
        </w:numPr>
        <w:spacing w:before="100" w:beforeAutospacing="1" w:after="100" w:afterAutospacing="1" w:line="240" w:lineRule="auto"/>
        <w:contextualSpacing w:val="0"/>
        <w:rPr>
          <w:rFonts w:ascii="Calibri" w:hAnsi="Calibri" w:cs="Calibri"/>
          <w:sz w:val="24"/>
          <w:szCs w:val="24"/>
        </w:rPr>
      </w:pPr>
      <w:r w:rsidRPr="00A51410">
        <w:rPr>
          <w:rFonts w:ascii="Calibri" w:hAnsi="Calibri" w:cs="Calibri"/>
          <w:sz w:val="24"/>
          <w:szCs w:val="24"/>
        </w:rPr>
        <w:t xml:space="preserve">Hoerl, A. E., &amp; Kennard, R. W. (1970b). Ridge regression: Applications to nonorthogonal problems. </w:t>
      </w:r>
      <w:proofErr w:type="spellStart"/>
      <w:r w:rsidRPr="00A51410">
        <w:rPr>
          <w:rFonts w:ascii="Calibri" w:hAnsi="Calibri" w:cs="Calibri"/>
          <w:sz w:val="24"/>
          <w:szCs w:val="24"/>
        </w:rPr>
        <w:t>Technometrics</w:t>
      </w:r>
      <w:proofErr w:type="spellEnd"/>
      <w:r w:rsidRPr="00A51410">
        <w:rPr>
          <w:rFonts w:ascii="Calibri" w:hAnsi="Calibri" w:cs="Calibri"/>
          <w:sz w:val="24"/>
          <w:szCs w:val="24"/>
        </w:rPr>
        <w:t>, 12(1), 69-82.</w:t>
      </w:r>
    </w:p>
    <w:p w14:paraId="1D63AEC2" w14:textId="77777777" w:rsidR="00710003" w:rsidRPr="00A51410" w:rsidRDefault="00710003" w:rsidP="00A51410">
      <w:pPr>
        <w:pStyle w:val="ListParagraph"/>
        <w:numPr>
          <w:ilvl w:val="0"/>
          <w:numId w:val="13"/>
        </w:numPr>
        <w:spacing w:before="100" w:beforeAutospacing="1" w:after="100" w:afterAutospacing="1" w:line="240" w:lineRule="auto"/>
        <w:contextualSpacing w:val="0"/>
        <w:rPr>
          <w:rFonts w:ascii="Calibri" w:hAnsi="Calibri" w:cs="Calibri"/>
          <w:sz w:val="24"/>
          <w:szCs w:val="24"/>
        </w:rPr>
      </w:pPr>
      <w:r w:rsidRPr="00A51410">
        <w:rPr>
          <w:rFonts w:ascii="Calibri" w:hAnsi="Calibri" w:cs="Calibri"/>
          <w:sz w:val="24"/>
          <w:szCs w:val="24"/>
        </w:rPr>
        <w:t xml:space="preserve">James, G., Witten, D., Hastie, T., &amp; </w:t>
      </w:r>
      <w:proofErr w:type="spellStart"/>
      <w:r w:rsidRPr="00A51410">
        <w:rPr>
          <w:rFonts w:ascii="Calibri" w:hAnsi="Calibri" w:cs="Calibri"/>
          <w:sz w:val="24"/>
          <w:szCs w:val="24"/>
        </w:rPr>
        <w:t>Tibshirani</w:t>
      </w:r>
      <w:proofErr w:type="spellEnd"/>
      <w:r w:rsidRPr="00A51410">
        <w:rPr>
          <w:rFonts w:ascii="Calibri" w:hAnsi="Calibri" w:cs="Calibri"/>
          <w:sz w:val="24"/>
          <w:szCs w:val="24"/>
        </w:rPr>
        <w:t>, R. (2021). An introduction to statistical learning: With applications in R (2nd ed.). Springer.</w:t>
      </w:r>
    </w:p>
    <w:p w14:paraId="1433FDD4" w14:textId="77777777" w:rsidR="00710003" w:rsidRPr="00A51410" w:rsidRDefault="00710003" w:rsidP="00A51410">
      <w:pPr>
        <w:pStyle w:val="ListParagraph"/>
        <w:numPr>
          <w:ilvl w:val="0"/>
          <w:numId w:val="13"/>
        </w:numPr>
        <w:spacing w:before="100" w:beforeAutospacing="1" w:after="100" w:afterAutospacing="1" w:line="240" w:lineRule="auto"/>
        <w:contextualSpacing w:val="0"/>
        <w:rPr>
          <w:rFonts w:ascii="Calibri" w:hAnsi="Calibri" w:cs="Calibri"/>
          <w:sz w:val="24"/>
          <w:szCs w:val="24"/>
        </w:rPr>
      </w:pPr>
      <w:r w:rsidRPr="00A51410">
        <w:rPr>
          <w:rFonts w:ascii="Calibri" w:hAnsi="Calibri" w:cs="Calibri"/>
          <w:sz w:val="24"/>
          <w:szCs w:val="24"/>
        </w:rPr>
        <w:t>R Core Team. (2025). R: A language and environment for statistical computing. R Foundation for Statistical Computing. https://www.R-project.org/</w:t>
      </w:r>
    </w:p>
    <w:p w14:paraId="299D6E15" w14:textId="77777777" w:rsidR="00710003" w:rsidRPr="00A51410" w:rsidRDefault="00710003" w:rsidP="00A51410">
      <w:pPr>
        <w:pStyle w:val="ListParagraph"/>
        <w:numPr>
          <w:ilvl w:val="0"/>
          <w:numId w:val="13"/>
        </w:numPr>
        <w:spacing w:before="100" w:beforeAutospacing="1" w:after="100" w:afterAutospacing="1" w:line="240" w:lineRule="auto"/>
        <w:contextualSpacing w:val="0"/>
        <w:rPr>
          <w:rFonts w:ascii="Calibri" w:hAnsi="Calibri" w:cs="Calibri"/>
          <w:sz w:val="24"/>
          <w:szCs w:val="24"/>
        </w:rPr>
      </w:pPr>
      <w:r w:rsidRPr="00A51410">
        <w:rPr>
          <w:rFonts w:ascii="Calibri" w:hAnsi="Calibri" w:cs="Calibri"/>
          <w:sz w:val="24"/>
          <w:szCs w:val="24"/>
        </w:rPr>
        <w:t xml:space="preserve">Roberts, D. R., Bahn, V., </w:t>
      </w:r>
      <w:proofErr w:type="spellStart"/>
      <w:r w:rsidRPr="00A51410">
        <w:rPr>
          <w:rFonts w:ascii="Calibri" w:hAnsi="Calibri" w:cs="Calibri"/>
          <w:sz w:val="24"/>
          <w:szCs w:val="24"/>
        </w:rPr>
        <w:t>Ciuti</w:t>
      </w:r>
      <w:proofErr w:type="spellEnd"/>
      <w:r w:rsidRPr="00A51410">
        <w:rPr>
          <w:rFonts w:ascii="Calibri" w:hAnsi="Calibri" w:cs="Calibri"/>
          <w:sz w:val="24"/>
          <w:szCs w:val="24"/>
        </w:rPr>
        <w:t xml:space="preserve">, S., Boyce, M. S., Elith, J., </w:t>
      </w:r>
      <w:proofErr w:type="spellStart"/>
      <w:r w:rsidRPr="00A51410">
        <w:rPr>
          <w:rFonts w:ascii="Calibri" w:hAnsi="Calibri" w:cs="Calibri"/>
          <w:sz w:val="24"/>
          <w:szCs w:val="24"/>
        </w:rPr>
        <w:t>Guillera-Arroita</w:t>
      </w:r>
      <w:proofErr w:type="spellEnd"/>
      <w:r w:rsidRPr="00A51410">
        <w:rPr>
          <w:rFonts w:ascii="Calibri" w:hAnsi="Calibri" w:cs="Calibri"/>
          <w:sz w:val="24"/>
          <w:szCs w:val="24"/>
        </w:rPr>
        <w:t xml:space="preserve">, G., Hauenstein, S., Lahoz-Monfort, J. J., Schroder, B., </w:t>
      </w:r>
      <w:proofErr w:type="spellStart"/>
      <w:r w:rsidRPr="00A51410">
        <w:rPr>
          <w:rFonts w:ascii="Calibri" w:hAnsi="Calibri" w:cs="Calibri"/>
          <w:sz w:val="24"/>
          <w:szCs w:val="24"/>
        </w:rPr>
        <w:t>Thuiller</w:t>
      </w:r>
      <w:proofErr w:type="spellEnd"/>
      <w:r w:rsidRPr="00A51410">
        <w:rPr>
          <w:rFonts w:ascii="Calibri" w:hAnsi="Calibri" w:cs="Calibri"/>
          <w:sz w:val="24"/>
          <w:szCs w:val="24"/>
        </w:rPr>
        <w:t xml:space="preserve">, W., Warton, D. I., Wintle, B. A., Hartig, F., &amp; Dormann, C. F. (2017). Cross-validation strategies for data with temporal, spatial, hierarchical, or phylogenetic structure. </w:t>
      </w:r>
      <w:proofErr w:type="spellStart"/>
      <w:r w:rsidRPr="00A51410">
        <w:rPr>
          <w:rFonts w:ascii="Calibri" w:hAnsi="Calibri" w:cs="Calibri"/>
          <w:sz w:val="24"/>
          <w:szCs w:val="24"/>
        </w:rPr>
        <w:t>Ecography</w:t>
      </w:r>
      <w:proofErr w:type="spellEnd"/>
      <w:r w:rsidRPr="00A51410">
        <w:rPr>
          <w:rFonts w:ascii="Calibri" w:hAnsi="Calibri" w:cs="Calibri"/>
          <w:sz w:val="24"/>
          <w:szCs w:val="24"/>
        </w:rPr>
        <w:t>, 40(8), 913-929. https://doi.org/10.1111/ecog.02881</w:t>
      </w:r>
    </w:p>
    <w:p w14:paraId="1794DAB9" w14:textId="77777777" w:rsidR="00710003" w:rsidRPr="00A51410" w:rsidRDefault="00710003" w:rsidP="00A51410">
      <w:pPr>
        <w:pStyle w:val="ListParagraph"/>
        <w:numPr>
          <w:ilvl w:val="0"/>
          <w:numId w:val="13"/>
        </w:numPr>
        <w:spacing w:before="100" w:beforeAutospacing="1" w:after="100" w:afterAutospacing="1" w:line="240" w:lineRule="auto"/>
        <w:contextualSpacing w:val="0"/>
        <w:rPr>
          <w:rFonts w:ascii="Calibri" w:hAnsi="Calibri" w:cs="Calibri"/>
          <w:sz w:val="24"/>
          <w:szCs w:val="24"/>
        </w:rPr>
      </w:pPr>
      <w:r w:rsidRPr="00A51410">
        <w:rPr>
          <w:rFonts w:ascii="Calibri" w:hAnsi="Calibri" w:cs="Calibri"/>
          <w:sz w:val="24"/>
          <w:szCs w:val="24"/>
        </w:rPr>
        <w:t>Carroll, R. J., &amp; Ruppert, D. (1988). Transformation and weighting in regression. Chapman and Hall.</w:t>
      </w:r>
    </w:p>
    <w:p w14:paraId="44979C6F" w14:textId="77777777" w:rsidR="00710003" w:rsidRPr="00A51410" w:rsidRDefault="00710003" w:rsidP="00A51410">
      <w:pPr>
        <w:pStyle w:val="ListParagraph"/>
        <w:numPr>
          <w:ilvl w:val="0"/>
          <w:numId w:val="13"/>
        </w:numPr>
        <w:spacing w:before="100" w:beforeAutospacing="1" w:after="100" w:afterAutospacing="1" w:line="240" w:lineRule="auto"/>
        <w:contextualSpacing w:val="0"/>
        <w:rPr>
          <w:rFonts w:ascii="Calibri" w:hAnsi="Calibri" w:cs="Calibri"/>
          <w:sz w:val="24"/>
          <w:szCs w:val="24"/>
        </w:rPr>
      </w:pPr>
      <w:r w:rsidRPr="00A51410">
        <w:rPr>
          <w:rFonts w:ascii="Calibri" w:hAnsi="Calibri" w:cs="Calibri"/>
          <w:sz w:val="24"/>
          <w:szCs w:val="24"/>
        </w:rPr>
        <w:t>Shmueli, G. (2010). To explain or to predict? Statistical Science, 25(3), 289-310. https://doi.org/10.1214/10-STS330</w:t>
      </w:r>
    </w:p>
    <w:p w14:paraId="74889819" w14:textId="77777777" w:rsidR="00710003" w:rsidRPr="00A51410" w:rsidRDefault="00710003" w:rsidP="00A51410">
      <w:pPr>
        <w:spacing w:before="100" w:beforeAutospacing="1" w:after="100" w:afterAutospacing="1" w:line="240" w:lineRule="auto"/>
        <w:rPr>
          <w:rFonts w:ascii="Calibri" w:hAnsi="Calibri" w:cs="Calibri"/>
          <w:b/>
          <w:bCs/>
          <w:sz w:val="24"/>
          <w:szCs w:val="24"/>
        </w:rPr>
      </w:pPr>
    </w:p>
    <w:sectPr w:rsidR="00710003" w:rsidRPr="00A51410" w:rsidSect="00034616">
      <w:footerReference w:type="even" r:id="rId16"/>
      <w:footerReference w:type="default" r:id="rId17"/>
      <w:pgSz w:w="12240" w:h="15840"/>
      <w:pgMar w:top="1152" w:right="1368" w:bottom="1008" w:left="13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F4787" w14:textId="77777777" w:rsidR="00CE439B" w:rsidRDefault="00CE439B" w:rsidP="00C95ED3">
      <w:pPr>
        <w:spacing w:after="0" w:line="240" w:lineRule="auto"/>
      </w:pPr>
      <w:r>
        <w:separator/>
      </w:r>
    </w:p>
  </w:endnote>
  <w:endnote w:type="continuationSeparator" w:id="0">
    <w:p w14:paraId="7D9A8D78" w14:textId="77777777" w:rsidR="00CE439B" w:rsidRDefault="00CE439B" w:rsidP="00C95E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62650320"/>
      <w:docPartObj>
        <w:docPartGallery w:val="Page Numbers (Bottom of Page)"/>
        <w:docPartUnique/>
      </w:docPartObj>
    </w:sdtPr>
    <w:sdtContent>
      <w:p w14:paraId="4AC8ADEA" w14:textId="0D7FCC24" w:rsidR="00C95ED3" w:rsidRDefault="00C95ED3" w:rsidP="009C0BD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CC87F6D" w14:textId="77777777" w:rsidR="00C95ED3" w:rsidRDefault="00C95E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52001129"/>
      <w:docPartObj>
        <w:docPartGallery w:val="Page Numbers (Bottom of Page)"/>
        <w:docPartUnique/>
      </w:docPartObj>
    </w:sdtPr>
    <w:sdtContent>
      <w:p w14:paraId="63BACA37" w14:textId="4591F829" w:rsidR="00C95ED3" w:rsidRDefault="00C95ED3" w:rsidP="009C0BD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B28159E" w14:textId="77777777" w:rsidR="00C95ED3" w:rsidRDefault="00C95E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32B6A" w14:textId="77777777" w:rsidR="00CE439B" w:rsidRDefault="00CE439B" w:rsidP="00C95ED3">
      <w:pPr>
        <w:spacing w:after="0" w:line="240" w:lineRule="auto"/>
      </w:pPr>
      <w:r>
        <w:separator/>
      </w:r>
    </w:p>
  </w:footnote>
  <w:footnote w:type="continuationSeparator" w:id="0">
    <w:p w14:paraId="38927B75" w14:textId="77777777" w:rsidR="00CE439B" w:rsidRDefault="00CE439B" w:rsidP="00C95E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CC9AE97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0" w15:restartNumberingAfterBreak="0">
    <w:nsid w:val="03FE5CDA"/>
    <w:multiLevelType w:val="hybridMultilevel"/>
    <w:tmpl w:val="BEA42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766D51"/>
    <w:multiLevelType w:val="multilevel"/>
    <w:tmpl w:val="FB3E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895EF3"/>
    <w:multiLevelType w:val="hybridMultilevel"/>
    <w:tmpl w:val="C6680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5103874">
    <w:abstractNumId w:val="8"/>
  </w:num>
  <w:num w:numId="2" w16cid:durableId="438990792">
    <w:abstractNumId w:val="6"/>
  </w:num>
  <w:num w:numId="3" w16cid:durableId="788622392">
    <w:abstractNumId w:val="5"/>
  </w:num>
  <w:num w:numId="4" w16cid:durableId="926157074">
    <w:abstractNumId w:val="4"/>
  </w:num>
  <w:num w:numId="5" w16cid:durableId="76512974">
    <w:abstractNumId w:val="7"/>
  </w:num>
  <w:num w:numId="6" w16cid:durableId="29646137">
    <w:abstractNumId w:val="3"/>
  </w:num>
  <w:num w:numId="7" w16cid:durableId="1461343299">
    <w:abstractNumId w:val="2"/>
  </w:num>
  <w:num w:numId="8" w16cid:durableId="705831936">
    <w:abstractNumId w:val="1"/>
  </w:num>
  <w:num w:numId="9" w16cid:durableId="745035044">
    <w:abstractNumId w:val="0"/>
  </w:num>
  <w:num w:numId="10" w16cid:durableId="1054353192">
    <w:abstractNumId w:val="12"/>
  </w:num>
  <w:num w:numId="11" w16cid:durableId="1397969271">
    <w:abstractNumId w:val="9"/>
  </w:num>
  <w:num w:numId="12" w16cid:durableId="383988321">
    <w:abstractNumId w:val="11"/>
  </w:num>
  <w:num w:numId="13" w16cid:durableId="319693992">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yes Amanda">
    <w15:presenceInfo w15:providerId="AD" w15:userId="S::Amanda.Mayes@doe.k12.de.us::2180d934-e7da-419a-aba5-9bf92e093b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4FD"/>
    <w:rsid w:val="00034616"/>
    <w:rsid w:val="00036663"/>
    <w:rsid w:val="00055CCD"/>
    <w:rsid w:val="0006063C"/>
    <w:rsid w:val="00090537"/>
    <w:rsid w:val="000A25B8"/>
    <w:rsid w:val="000B55A1"/>
    <w:rsid w:val="000C3CAF"/>
    <w:rsid w:val="000C4C0B"/>
    <w:rsid w:val="001014FE"/>
    <w:rsid w:val="00102493"/>
    <w:rsid w:val="0015074B"/>
    <w:rsid w:val="001525D7"/>
    <w:rsid w:val="00165BC5"/>
    <w:rsid w:val="00214A0B"/>
    <w:rsid w:val="0029639D"/>
    <w:rsid w:val="002E49A7"/>
    <w:rsid w:val="00317FB9"/>
    <w:rsid w:val="00326F90"/>
    <w:rsid w:val="00360EB1"/>
    <w:rsid w:val="003961EC"/>
    <w:rsid w:val="003C34ED"/>
    <w:rsid w:val="003C4A70"/>
    <w:rsid w:val="003D0ADB"/>
    <w:rsid w:val="00410F09"/>
    <w:rsid w:val="00414257"/>
    <w:rsid w:val="00446171"/>
    <w:rsid w:val="0047784D"/>
    <w:rsid w:val="00560304"/>
    <w:rsid w:val="00562D5B"/>
    <w:rsid w:val="0057221A"/>
    <w:rsid w:val="005A2201"/>
    <w:rsid w:val="005D1C07"/>
    <w:rsid w:val="005F4D2C"/>
    <w:rsid w:val="00640509"/>
    <w:rsid w:val="006B2F01"/>
    <w:rsid w:val="006D43BE"/>
    <w:rsid w:val="00710003"/>
    <w:rsid w:val="0071164D"/>
    <w:rsid w:val="007402C7"/>
    <w:rsid w:val="00783055"/>
    <w:rsid w:val="00783285"/>
    <w:rsid w:val="0079083B"/>
    <w:rsid w:val="007F6DDD"/>
    <w:rsid w:val="0082109B"/>
    <w:rsid w:val="00845994"/>
    <w:rsid w:val="0087281A"/>
    <w:rsid w:val="00893760"/>
    <w:rsid w:val="008B37E3"/>
    <w:rsid w:val="00916903"/>
    <w:rsid w:val="00941CDA"/>
    <w:rsid w:val="009A5102"/>
    <w:rsid w:val="009D18FF"/>
    <w:rsid w:val="00A25AED"/>
    <w:rsid w:val="00A44927"/>
    <w:rsid w:val="00A51410"/>
    <w:rsid w:val="00AA1D8D"/>
    <w:rsid w:val="00B100D2"/>
    <w:rsid w:val="00B151A7"/>
    <w:rsid w:val="00B21D16"/>
    <w:rsid w:val="00B4309B"/>
    <w:rsid w:val="00B47730"/>
    <w:rsid w:val="00B931AC"/>
    <w:rsid w:val="00C34C1A"/>
    <w:rsid w:val="00C82B03"/>
    <w:rsid w:val="00C95ED3"/>
    <w:rsid w:val="00C9786E"/>
    <w:rsid w:val="00CB0664"/>
    <w:rsid w:val="00CE439B"/>
    <w:rsid w:val="00CF05C7"/>
    <w:rsid w:val="00D16E7B"/>
    <w:rsid w:val="00D349C4"/>
    <w:rsid w:val="00D378D8"/>
    <w:rsid w:val="00D43090"/>
    <w:rsid w:val="00DB063A"/>
    <w:rsid w:val="00DB2EDD"/>
    <w:rsid w:val="00E43579"/>
    <w:rsid w:val="00EB718F"/>
    <w:rsid w:val="00ED1E21"/>
    <w:rsid w:val="00EF6241"/>
    <w:rsid w:val="00F758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B248B9"/>
  <w14:defaultImageDpi w14:val="300"/>
  <w15:docId w15:val="{A9796723-4798-C647-B4F9-D9A3AE366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ptos" w:hAnsi="Aptos"/>
      <w:color w:val="1F2937"/>
    </w:rPr>
  </w:style>
  <w:style w:type="paragraph" w:styleId="Heading1">
    <w:name w:val="heading 1"/>
    <w:basedOn w:val="Normal"/>
    <w:next w:val="Normal"/>
    <w:link w:val="Heading1Char"/>
    <w:uiPriority w:val="9"/>
    <w:qFormat/>
    <w:rsid w:val="00FC693F"/>
    <w:pPr>
      <w:keepNext/>
      <w:keepLines/>
      <w:spacing w:before="240" w:after="60"/>
      <w:outlineLvl w:val="0"/>
    </w:pPr>
    <w:rPr>
      <w:rFonts w:asciiTheme="majorHAnsi" w:eastAsiaTheme="majorEastAsia" w:hAnsiTheme="majorHAnsi" w:cstheme="majorBidi"/>
      <w:b/>
      <w:bCs/>
      <w:color w:val="123758"/>
      <w:sz w:val="30"/>
      <w:szCs w:val="28"/>
    </w:rPr>
  </w:style>
  <w:style w:type="paragraph" w:styleId="Heading2">
    <w:name w:val="heading 2"/>
    <w:basedOn w:val="Normal"/>
    <w:next w:val="Normal"/>
    <w:link w:val="Heading2Char"/>
    <w:uiPriority w:val="9"/>
    <w:unhideWhenUsed/>
    <w:qFormat/>
    <w:rsid w:val="00FC693F"/>
    <w:pPr>
      <w:keepNext/>
      <w:keepLines/>
      <w:spacing w:before="200" w:after="40"/>
      <w:outlineLvl w:val="1"/>
    </w:pPr>
    <w:rPr>
      <w:rFonts w:asciiTheme="majorHAnsi" w:eastAsiaTheme="majorEastAsia" w:hAnsiTheme="majorHAnsi" w:cstheme="majorBidi"/>
      <w:b/>
      <w:bCs/>
      <w:color w:val="123758"/>
      <w:sz w:val="25"/>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color w:val="12375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75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B687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 Small"/>
    <w:basedOn w:val="Normal"/>
    <w:rPr>
      <w:color w:val="5B6875"/>
      <w:sz w:val="18"/>
    </w:rPr>
  </w:style>
  <w:style w:type="paragraph" w:styleId="NormalWeb">
    <w:name w:val="Normal (Web)"/>
    <w:basedOn w:val="Normal"/>
    <w:uiPriority w:val="99"/>
    <w:semiHidden/>
    <w:unhideWhenUsed/>
    <w:rsid w:val="006D43BE"/>
    <w:rPr>
      <w:rFonts w:ascii="Times New Roman" w:hAnsi="Times New Roman" w:cs="Times New Roman"/>
      <w:sz w:val="24"/>
      <w:szCs w:val="24"/>
    </w:rPr>
  </w:style>
  <w:style w:type="paragraph" w:customStyle="1" w:styleId="FirstParagraph">
    <w:name w:val="First Paragraph"/>
    <w:basedOn w:val="BodyText"/>
    <w:next w:val="BodyText"/>
    <w:qFormat/>
    <w:rsid w:val="00710003"/>
    <w:pPr>
      <w:spacing w:before="180" w:after="180" w:line="269" w:lineRule="auto"/>
    </w:pPr>
    <w:rPr>
      <w:rFonts w:eastAsia="Aptos"/>
      <w:color w:val="auto"/>
      <w:szCs w:val="24"/>
    </w:rPr>
  </w:style>
  <w:style w:type="paragraph" w:customStyle="1" w:styleId="Compact">
    <w:name w:val="Compact"/>
    <w:basedOn w:val="BodyText"/>
    <w:qFormat/>
    <w:rsid w:val="00710003"/>
    <w:pPr>
      <w:spacing w:before="36" w:after="36" w:line="269" w:lineRule="auto"/>
    </w:pPr>
    <w:rPr>
      <w:rFonts w:eastAsia="Aptos"/>
      <w:color w:val="auto"/>
      <w:szCs w:val="24"/>
    </w:rPr>
  </w:style>
  <w:style w:type="character" w:styleId="PageNumber">
    <w:name w:val="page number"/>
    <w:basedOn w:val="DefaultParagraphFont"/>
    <w:uiPriority w:val="99"/>
    <w:semiHidden/>
    <w:unhideWhenUsed/>
    <w:rsid w:val="00C95ED3"/>
  </w:style>
  <w:style w:type="paragraph" w:styleId="Revision">
    <w:name w:val="Revision"/>
    <w:hidden/>
    <w:uiPriority w:val="99"/>
    <w:semiHidden/>
    <w:rsid w:val="00055CCD"/>
    <w:pPr>
      <w:spacing w:after="0" w:line="240" w:lineRule="auto"/>
    </w:pPr>
    <w:rPr>
      <w:rFonts w:ascii="Aptos" w:hAnsi="Aptos"/>
      <w:color w:val="1F293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61E8E4F7969D4C8BCB20B321513B3F" ma:contentTypeVersion="12" ma:contentTypeDescription="Create a new document." ma:contentTypeScope="" ma:versionID="02301ece707c47d55064c1462317e872">
  <xsd:schema xmlns:xsd="http://www.w3.org/2001/XMLSchema" xmlns:xs="http://www.w3.org/2001/XMLSchema" xmlns:p="http://schemas.microsoft.com/office/2006/metadata/properties" xmlns:ns2="6ebc68b0-7f3c-4577-b3f0-5291d71a0faf" targetNamespace="http://schemas.microsoft.com/office/2006/metadata/properties" ma:root="true" ma:fieldsID="c0ae8da7727f67fdcf1f40ff4ad57e3e" ns2:_="">
    <xsd:import namespace="6ebc68b0-7f3c-4577-b3f0-5291d71a0f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bc68b0-7f3c-4577-b3f0-5291d71a0f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fa00141d-80f0-4ca7-8ba9-0163cf3648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ebc68b0-7f3c-4577-b3f0-5291d71a0fa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CB04C3-2538-465C-A203-6C2D8D6ABD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bc68b0-7f3c-4577-b3f0-5291d71a0f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2CAC3C4-5076-4E19-8177-23CE4669DB2E}">
  <ds:schemaRefs>
    <ds:schemaRef ds:uri="http://schemas.microsoft.com/sharepoint/v3/contenttype/forms"/>
  </ds:schemaRefs>
</ds:datastoreItem>
</file>

<file path=customXml/itemProps3.xml><?xml version="1.0" encoding="utf-8"?>
<ds:datastoreItem xmlns:ds="http://schemas.openxmlformats.org/officeDocument/2006/customXml" ds:itemID="{4813E4C7-CEC8-4D20-80A4-56C9446025C1}">
  <ds:schemaRefs>
    <ds:schemaRef ds:uri="http://schemas.microsoft.com/office/2006/metadata/properties"/>
    <ds:schemaRef ds:uri="http://schemas.microsoft.com/office/infopath/2007/PartnerControls"/>
    <ds:schemaRef ds:uri="6ebc68b0-7f3c-4577-b3f0-5291d71a0faf"/>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13</Pages>
  <Words>3091</Words>
  <Characters>17623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Faiello Matthew (Contractor)</cp:lastModifiedBy>
  <cp:revision>63</cp:revision>
  <dcterms:created xsi:type="dcterms:W3CDTF">2013-12-23T23:15:00Z</dcterms:created>
  <dcterms:modified xsi:type="dcterms:W3CDTF">2026-04-20T17:41:00Z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0x0101005461E8E4F7969D4C8BCB20B321513B3F</vt:lpwstr>
  </property>
  <property fmtid="{D5CDD505-2E9C-101B-9397-08002B2CF9AE}" pid="3" name="MediaServiceImageTags">
    <vt:lpwstr/>
  </property>
</Properties>
</file>